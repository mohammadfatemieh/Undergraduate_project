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C5775" w:rsidRDefault="007C5775" w:rsidP="003E2332">
      <w:pPr>
        <w:spacing w:beforeLines="50"/>
        <w:jc w:val="center"/>
        <w:rPr>
          <w:rFonts w:eastAsia="楷体_GB2312"/>
          <w:sz w:val="52"/>
        </w:rPr>
      </w:pPr>
      <w:r>
        <w:rPr>
          <w:rFonts w:eastAsia="楷体_GB2312" w:hint="eastAsia"/>
          <w:sz w:val="52"/>
        </w:rPr>
        <w:t>中国矿业大学徐海学院</w:t>
      </w:r>
    </w:p>
    <w:p w:rsidR="007C5775" w:rsidRDefault="007C5775" w:rsidP="003E2332">
      <w:pPr>
        <w:pStyle w:val="a7"/>
        <w:spacing w:beforeLines="50" w:afterLines="50"/>
        <w:jc w:val="center"/>
        <w:rPr>
          <w:sz w:val="84"/>
          <w:szCs w:val="80"/>
        </w:rPr>
      </w:pPr>
      <w:r>
        <w:rPr>
          <w:rFonts w:hint="eastAsia"/>
          <w:spacing w:val="35"/>
          <w:kern w:val="0"/>
          <w:sz w:val="84"/>
          <w:szCs w:val="80"/>
        </w:rPr>
        <w:t>本科生毕业设</w:t>
      </w:r>
      <w:r>
        <w:rPr>
          <w:rFonts w:hint="eastAsia"/>
          <w:kern w:val="0"/>
          <w:sz w:val="84"/>
          <w:szCs w:val="80"/>
        </w:rPr>
        <w:t>计</w:t>
      </w:r>
    </w:p>
    <w:p w:rsidR="007C5775" w:rsidRDefault="007C5775" w:rsidP="003E2332">
      <w:pPr>
        <w:spacing w:beforeLines="50"/>
        <w:jc w:val="center"/>
      </w:pPr>
    </w:p>
    <w:p w:rsidR="007C5775" w:rsidRDefault="007C5775" w:rsidP="003E2332">
      <w:pPr>
        <w:spacing w:beforeLines="50"/>
        <w:jc w:val="center"/>
      </w:pPr>
    </w:p>
    <w:p w:rsidR="007C5775" w:rsidRDefault="007C5775" w:rsidP="003E2332">
      <w:pPr>
        <w:spacing w:beforeLines="50" w:afterLines="50" w:line="720" w:lineRule="exact"/>
        <w:ind w:firstLineChars="100" w:firstLine="320"/>
        <w:rPr>
          <w:rFonts w:ascii="楷体_GB2312" w:eastAsia="楷体_GB2312"/>
          <w:b/>
          <w:bCs/>
          <w:sz w:val="32"/>
          <w:szCs w:val="30"/>
        </w:rPr>
      </w:pPr>
      <w:r>
        <w:rPr>
          <w:rFonts w:ascii="楷体_GB2312" w:eastAsia="楷体_GB2312" w:hint="eastAsia"/>
          <w:sz w:val="32"/>
        </w:rPr>
        <w:t>姓    名：</w:t>
      </w:r>
      <w:r>
        <w:rPr>
          <w:rFonts w:ascii="楷体_GB2312" w:eastAsia="楷体_GB2312" w:hint="eastAsia"/>
          <w:b/>
          <w:bCs/>
          <w:sz w:val="32"/>
          <w:u w:val="single"/>
        </w:rPr>
        <w:t>卞苗苗</w:t>
      </w:r>
      <w:r>
        <w:rPr>
          <w:rFonts w:ascii="楷体_GB2312" w:eastAsia="楷体_GB2312" w:hint="eastAsia"/>
          <w:b/>
          <w:bCs/>
          <w:sz w:val="32"/>
          <w:szCs w:val="30"/>
        </w:rPr>
        <w:t xml:space="preserve"> </w:t>
      </w:r>
      <w:r>
        <w:rPr>
          <w:rFonts w:ascii="楷体_GB2312" w:eastAsia="楷体_GB2312" w:hint="eastAsia"/>
          <w:sz w:val="32"/>
          <w:szCs w:val="30"/>
        </w:rPr>
        <w:t>学  号</w:t>
      </w:r>
      <w:r>
        <w:rPr>
          <w:rFonts w:ascii="楷体_GB2312" w:eastAsia="楷体_GB2312" w:hint="eastAsia"/>
          <w:b/>
          <w:bCs/>
          <w:sz w:val="32"/>
          <w:szCs w:val="30"/>
        </w:rPr>
        <w:t>：</w:t>
      </w:r>
      <w:r>
        <w:rPr>
          <w:rFonts w:ascii="楷体_GB2312" w:eastAsia="楷体_GB2312" w:hint="eastAsia"/>
          <w:b/>
          <w:bCs/>
          <w:sz w:val="32"/>
          <w:szCs w:val="30"/>
          <w:u w:val="single"/>
        </w:rPr>
        <w:t xml:space="preserve"> 22101157 </w:t>
      </w:r>
    </w:p>
    <w:p w:rsidR="007C5775" w:rsidRDefault="007C5775" w:rsidP="003E2332">
      <w:pPr>
        <w:spacing w:beforeLines="50" w:afterLines="50" w:line="720" w:lineRule="exact"/>
        <w:ind w:firstLineChars="100" w:firstLine="320"/>
        <w:rPr>
          <w:rFonts w:ascii="楷体_GB2312" w:eastAsia="楷体_GB2312"/>
          <w:sz w:val="32"/>
          <w:u w:val="single"/>
        </w:rPr>
      </w:pPr>
      <w:r>
        <w:rPr>
          <w:rFonts w:ascii="楷体_GB2312" w:eastAsia="楷体_GB2312" w:hint="eastAsia"/>
          <w:sz w:val="32"/>
        </w:rPr>
        <w:t>学    院：</w:t>
      </w:r>
      <w:r>
        <w:rPr>
          <w:rFonts w:ascii="楷体_GB2312" w:eastAsia="楷体_GB2312" w:hint="eastAsia"/>
          <w:sz w:val="32"/>
          <w:u w:val="single"/>
        </w:rPr>
        <w:t xml:space="preserve">   </w:t>
      </w:r>
      <w:r w:rsidR="002744DC">
        <w:rPr>
          <w:rFonts w:ascii="楷体_GB2312" w:eastAsia="楷体_GB2312" w:hint="eastAsia"/>
          <w:sz w:val="32"/>
          <w:u w:val="single"/>
        </w:rPr>
        <w:t xml:space="preserve">       </w:t>
      </w:r>
      <w:r>
        <w:rPr>
          <w:rFonts w:ascii="楷体_GB2312" w:eastAsia="楷体_GB2312" w:hint="eastAsia"/>
          <w:b/>
          <w:bCs/>
          <w:sz w:val="32"/>
          <w:u w:val="single"/>
        </w:rPr>
        <w:t xml:space="preserve">徐海学院  </w:t>
      </w:r>
      <w:r>
        <w:rPr>
          <w:rFonts w:ascii="楷体_GB2312" w:eastAsia="楷体_GB2312" w:hint="eastAsia"/>
          <w:sz w:val="32"/>
          <w:u w:val="single"/>
        </w:rPr>
        <w:t xml:space="preserve">    </w:t>
      </w:r>
      <w:r w:rsidR="002744DC">
        <w:rPr>
          <w:rFonts w:ascii="楷体_GB2312" w:eastAsia="楷体_GB2312" w:hint="eastAsia"/>
          <w:sz w:val="32"/>
          <w:u w:val="single"/>
        </w:rPr>
        <w:t xml:space="preserve"> </w:t>
      </w:r>
      <w:r>
        <w:rPr>
          <w:rFonts w:ascii="楷体_GB2312" w:eastAsia="楷体_GB2312" w:hint="eastAsia"/>
          <w:sz w:val="32"/>
          <w:u w:val="single"/>
        </w:rPr>
        <w:t xml:space="preserve">  </w:t>
      </w:r>
    </w:p>
    <w:p w:rsidR="007C5775" w:rsidRDefault="007C5775" w:rsidP="003E2332">
      <w:pPr>
        <w:spacing w:beforeLines="50" w:afterLines="50" w:line="720" w:lineRule="exact"/>
        <w:ind w:firstLineChars="100" w:firstLine="320"/>
        <w:rPr>
          <w:rFonts w:ascii="楷体_GB2312" w:eastAsia="楷体_GB2312"/>
          <w:sz w:val="32"/>
          <w:u w:val="single"/>
        </w:rPr>
      </w:pPr>
      <w:r>
        <w:rPr>
          <w:rFonts w:ascii="楷体_GB2312" w:eastAsia="楷体_GB2312" w:hint="eastAsia"/>
          <w:sz w:val="32"/>
        </w:rPr>
        <w:t>专    业：</w:t>
      </w:r>
      <w:r>
        <w:rPr>
          <w:rFonts w:ascii="楷体_GB2312" w:eastAsia="楷体_GB2312" w:hint="eastAsia"/>
          <w:sz w:val="32"/>
          <w:u w:val="single"/>
        </w:rPr>
        <w:t xml:space="preserve">  </w:t>
      </w:r>
      <w:r w:rsidR="002744DC">
        <w:rPr>
          <w:rFonts w:ascii="楷体_GB2312" w:eastAsia="楷体_GB2312" w:hint="eastAsia"/>
          <w:sz w:val="32"/>
          <w:u w:val="single"/>
        </w:rPr>
        <w:t xml:space="preserve">  </w:t>
      </w:r>
      <w:r>
        <w:rPr>
          <w:rFonts w:ascii="楷体_GB2312" w:eastAsia="楷体_GB2312" w:hint="eastAsia"/>
          <w:b/>
          <w:bCs/>
          <w:sz w:val="32"/>
          <w:u w:val="single"/>
        </w:rPr>
        <w:t xml:space="preserve"> 电气工程及其自动化 </w:t>
      </w:r>
      <w:r w:rsidR="002744DC">
        <w:rPr>
          <w:rFonts w:ascii="楷体_GB2312" w:eastAsia="楷体_GB2312" w:hint="eastAsia"/>
          <w:b/>
          <w:bCs/>
          <w:sz w:val="32"/>
          <w:u w:val="single"/>
        </w:rPr>
        <w:t xml:space="preserve">  </w:t>
      </w:r>
      <w:r>
        <w:rPr>
          <w:rFonts w:ascii="楷体_GB2312" w:eastAsia="楷体_GB2312" w:hint="eastAsia"/>
          <w:b/>
          <w:bCs/>
          <w:sz w:val="32"/>
          <w:u w:val="single"/>
        </w:rPr>
        <w:t xml:space="preserve"> </w:t>
      </w:r>
    </w:p>
    <w:p w:rsidR="007C5775" w:rsidRDefault="007C5775" w:rsidP="003E2332">
      <w:pPr>
        <w:spacing w:beforeLines="50" w:afterLines="50" w:line="720" w:lineRule="exact"/>
        <w:ind w:firstLineChars="100" w:firstLine="320"/>
        <w:jc w:val="left"/>
        <w:rPr>
          <w:rFonts w:ascii="楷体" w:eastAsia="楷体" w:hAnsi="楷体" w:cs="楷体"/>
          <w:b/>
          <w:bCs/>
          <w:sz w:val="32"/>
          <w:u w:val="single"/>
        </w:rPr>
      </w:pPr>
      <w:r>
        <w:rPr>
          <w:rFonts w:ascii="楷体_GB2312" w:eastAsia="楷体_GB2312" w:hint="eastAsia"/>
          <w:sz w:val="32"/>
        </w:rPr>
        <w:t>设计题目：</w:t>
      </w:r>
      <w:r>
        <w:rPr>
          <w:rFonts w:ascii="楷体" w:eastAsia="楷体" w:hAnsi="楷体" w:cs="楷体" w:hint="eastAsia"/>
          <w:b/>
          <w:bCs/>
          <w:sz w:val="32"/>
          <w:u w:val="single"/>
        </w:rPr>
        <w:t>基于单片机的工程管线检测</w:t>
      </w:r>
    </w:p>
    <w:p w:rsidR="007C5775" w:rsidRDefault="007C5775" w:rsidP="003E2332">
      <w:pPr>
        <w:spacing w:beforeLines="50" w:afterLines="50" w:line="720" w:lineRule="exact"/>
        <w:ind w:firstLineChars="100" w:firstLine="320"/>
        <w:jc w:val="center"/>
        <w:rPr>
          <w:rFonts w:ascii="楷体_GB2312" w:eastAsia="楷体_GB2312"/>
          <w:sz w:val="32"/>
          <w:u w:val="single"/>
        </w:rPr>
      </w:pPr>
      <w:r>
        <w:rPr>
          <w:rFonts w:ascii="楷体" w:eastAsia="楷体" w:hAnsi="楷体" w:cs="楷体" w:hint="eastAsia"/>
          <w:b/>
          <w:bCs/>
          <w:sz w:val="32"/>
          <w:u w:val="single"/>
        </w:rPr>
        <w:t xml:space="preserve">仪的设计与制作 </w:t>
      </w:r>
    </w:p>
    <w:p w:rsidR="007C5775" w:rsidRDefault="007C5775" w:rsidP="003E2332">
      <w:pPr>
        <w:spacing w:beforeLines="50" w:afterLines="50" w:line="720" w:lineRule="exact"/>
        <w:ind w:firstLineChars="100" w:firstLine="320"/>
        <w:rPr>
          <w:rFonts w:ascii="楷体_GB2312" w:eastAsia="楷体_GB2312"/>
          <w:sz w:val="32"/>
          <w:szCs w:val="30"/>
          <w:u w:val="single"/>
        </w:rPr>
      </w:pPr>
      <w:r>
        <w:rPr>
          <w:rFonts w:ascii="楷体_GB2312" w:eastAsia="楷体_GB2312" w:hint="eastAsia"/>
          <w:sz w:val="32"/>
          <w:szCs w:val="30"/>
        </w:rPr>
        <w:t>专    题：</w:t>
      </w:r>
      <w:r>
        <w:rPr>
          <w:rFonts w:ascii="楷体_GB2312" w:eastAsia="楷体_GB2312" w:hint="eastAsia"/>
          <w:sz w:val="32"/>
          <w:u w:val="single"/>
        </w:rPr>
        <w:t xml:space="preserve"> </w:t>
      </w:r>
      <w:r w:rsidR="002744DC">
        <w:rPr>
          <w:rFonts w:ascii="楷体_GB2312" w:eastAsia="楷体_GB2312" w:hint="eastAsia"/>
          <w:sz w:val="32"/>
          <w:u w:val="single"/>
        </w:rPr>
        <w:t xml:space="preserve">                     </w:t>
      </w:r>
      <w:r>
        <w:rPr>
          <w:rFonts w:ascii="楷体_GB2312" w:eastAsia="楷体_GB2312" w:hint="eastAsia"/>
          <w:sz w:val="32"/>
          <w:u w:val="single"/>
        </w:rPr>
        <w:t xml:space="preserve">       </w:t>
      </w:r>
    </w:p>
    <w:p w:rsidR="007C5775" w:rsidRDefault="007C5775" w:rsidP="003E2332">
      <w:pPr>
        <w:spacing w:beforeLines="50" w:afterLines="50" w:line="720" w:lineRule="exact"/>
        <w:ind w:firstLineChars="100" w:firstLine="320"/>
        <w:rPr>
          <w:rFonts w:ascii="楷体_GB2312" w:eastAsia="楷体_GB2312"/>
          <w:b/>
          <w:bCs/>
          <w:sz w:val="32"/>
          <w:szCs w:val="30"/>
        </w:rPr>
      </w:pPr>
      <w:r>
        <w:rPr>
          <w:rFonts w:ascii="楷体_GB2312" w:eastAsia="楷体_GB2312" w:hint="eastAsia"/>
          <w:sz w:val="32"/>
          <w:szCs w:val="30"/>
        </w:rPr>
        <w:t>指导教师：</w:t>
      </w:r>
      <w:r>
        <w:rPr>
          <w:rFonts w:ascii="楷体_GB2312" w:eastAsia="楷体_GB2312" w:hint="eastAsia"/>
          <w:b/>
          <w:bCs/>
          <w:sz w:val="32"/>
          <w:u w:val="single"/>
        </w:rPr>
        <w:t xml:space="preserve"> 张同庄   刘勇 </w:t>
      </w:r>
      <w:r>
        <w:rPr>
          <w:rFonts w:ascii="楷体_GB2312" w:eastAsia="楷体_GB2312" w:hint="eastAsia"/>
          <w:b/>
          <w:bCs/>
          <w:sz w:val="32"/>
          <w:szCs w:val="30"/>
        </w:rPr>
        <w:t xml:space="preserve">  </w:t>
      </w:r>
      <w:r>
        <w:rPr>
          <w:rFonts w:ascii="楷体_GB2312" w:eastAsia="楷体_GB2312" w:hint="eastAsia"/>
          <w:sz w:val="32"/>
          <w:szCs w:val="30"/>
        </w:rPr>
        <w:t>职 称：</w:t>
      </w:r>
      <w:r>
        <w:rPr>
          <w:rFonts w:ascii="楷体_GB2312" w:eastAsia="楷体_GB2312" w:hint="eastAsia"/>
          <w:b/>
          <w:bCs/>
          <w:sz w:val="32"/>
          <w:u w:val="single"/>
        </w:rPr>
        <w:t xml:space="preserve">  </w:t>
      </w:r>
      <w:commentRangeStart w:id="0"/>
      <w:r>
        <w:rPr>
          <w:rFonts w:ascii="楷体_GB2312" w:eastAsia="楷体_GB2312" w:hint="eastAsia"/>
          <w:b/>
          <w:bCs/>
          <w:sz w:val="32"/>
          <w:u w:val="single"/>
        </w:rPr>
        <w:t>教授</w:t>
      </w:r>
      <w:commentRangeEnd w:id="0"/>
      <w:r w:rsidR="00372A5C">
        <w:rPr>
          <w:rStyle w:val="ae"/>
        </w:rPr>
        <w:commentReference w:id="0"/>
      </w:r>
      <w:r>
        <w:rPr>
          <w:rFonts w:ascii="楷体_GB2312" w:eastAsia="楷体_GB2312" w:hint="eastAsia"/>
          <w:b/>
          <w:bCs/>
          <w:sz w:val="32"/>
          <w:u w:val="single"/>
        </w:rPr>
        <w:t xml:space="preserve">   </w:t>
      </w:r>
      <w:commentRangeStart w:id="1"/>
      <w:r>
        <w:rPr>
          <w:rFonts w:ascii="楷体_GB2312" w:eastAsia="楷体_GB2312" w:hint="eastAsia"/>
          <w:b/>
          <w:bCs/>
          <w:sz w:val="32"/>
          <w:u w:val="single"/>
        </w:rPr>
        <w:t>助教</w:t>
      </w:r>
      <w:commentRangeEnd w:id="1"/>
      <w:r w:rsidR="00372A5C">
        <w:rPr>
          <w:rStyle w:val="ae"/>
        </w:rPr>
        <w:commentReference w:id="1"/>
      </w:r>
      <w:r>
        <w:rPr>
          <w:rFonts w:ascii="楷体_GB2312" w:eastAsia="楷体_GB2312" w:hint="eastAsia"/>
          <w:b/>
          <w:bCs/>
          <w:sz w:val="32"/>
          <w:u w:val="single"/>
        </w:rPr>
        <w:t xml:space="preserve">              </w:t>
      </w:r>
    </w:p>
    <w:p w:rsidR="007C5775" w:rsidRDefault="007C5775" w:rsidP="003E2332">
      <w:pPr>
        <w:spacing w:beforeLines="50"/>
        <w:ind w:firstLine="782"/>
        <w:jc w:val="center"/>
        <w:rPr>
          <w:b/>
          <w:bCs/>
          <w:sz w:val="24"/>
        </w:rPr>
      </w:pPr>
      <w:r>
        <w:rPr>
          <w:rFonts w:hint="eastAsia"/>
          <w:b/>
          <w:bCs/>
        </w:rPr>
        <w:t xml:space="preserve">       </w:t>
      </w:r>
      <w:r>
        <w:rPr>
          <w:rFonts w:hint="eastAsia"/>
          <w:b/>
          <w:bCs/>
          <w:sz w:val="24"/>
        </w:rPr>
        <w:t xml:space="preserve">     </w:t>
      </w:r>
      <w:r>
        <w:rPr>
          <w:b/>
          <w:bCs/>
          <w:sz w:val="24"/>
        </w:rPr>
        <w:t xml:space="preserve">  </w:t>
      </w:r>
    </w:p>
    <w:p w:rsidR="007C5775" w:rsidRDefault="007C5775" w:rsidP="003E2332">
      <w:pPr>
        <w:spacing w:beforeLines="50"/>
        <w:ind w:firstLine="782"/>
        <w:jc w:val="center"/>
        <w:rPr>
          <w:sz w:val="24"/>
        </w:rPr>
      </w:pPr>
      <w:r>
        <w:rPr>
          <w:rFonts w:hint="eastAsia"/>
          <w:sz w:val="24"/>
        </w:rPr>
        <w:t xml:space="preserve">  </w:t>
      </w:r>
    </w:p>
    <w:p w:rsidR="007C5775" w:rsidRDefault="007C5775" w:rsidP="003E2332">
      <w:pPr>
        <w:spacing w:beforeLines="50"/>
        <w:ind w:firstLine="782"/>
        <w:jc w:val="center"/>
        <w:rPr>
          <w:sz w:val="24"/>
        </w:rPr>
      </w:pPr>
    </w:p>
    <w:p w:rsidR="007C5775" w:rsidRDefault="007C5775" w:rsidP="003E2332">
      <w:pPr>
        <w:spacing w:beforeLines="50"/>
        <w:ind w:firstLine="782"/>
        <w:jc w:val="center"/>
        <w:rPr>
          <w:rFonts w:eastAsia="黑体"/>
          <w:bCs/>
          <w:sz w:val="32"/>
        </w:rPr>
      </w:pPr>
      <w:r>
        <w:rPr>
          <w:rFonts w:hint="eastAsia"/>
        </w:rPr>
        <w:t xml:space="preserve"> </w:t>
      </w:r>
      <w:r>
        <w:rPr>
          <w:rFonts w:eastAsia="楷体_GB2312" w:hint="eastAsia"/>
          <w:b/>
          <w:bCs/>
          <w:sz w:val="32"/>
        </w:rPr>
        <w:t xml:space="preserve">  2014   </w:t>
      </w:r>
      <w:r>
        <w:rPr>
          <w:rFonts w:eastAsia="楷体_GB2312" w:hint="eastAsia"/>
          <w:sz w:val="32"/>
        </w:rPr>
        <w:t>年</w:t>
      </w:r>
      <w:r>
        <w:rPr>
          <w:rFonts w:eastAsia="楷体_GB2312" w:hint="eastAsia"/>
          <w:sz w:val="32"/>
        </w:rPr>
        <w:t xml:space="preserve">   6  </w:t>
      </w:r>
      <w:r>
        <w:rPr>
          <w:rFonts w:eastAsia="楷体_GB2312" w:hint="eastAsia"/>
          <w:sz w:val="32"/>
        </w:rPr>
        <w:t>月</w:t>
      </w:r>
      <w:r>
        <w:rPr>
          <w:rFonts w:eastAsia="楷体_GB2312" w:hint="eastAsia"/>
          <w:sz w:val="32"/>
        </w:rPr>
        <w:t xml:space="preserve">     </w:t>
      </w:r>
      <w:r>
        <w:rPr>
          <w:rFonts w:eastAsia="楷体_GB2312" w:hint="eastAsia"/>
          <w:sz w:val="32"/>
        </w:rPr>
        <w:t>徐州</w:t>
      </w:r>
    </w:p>
    <w:p w:rsidR="007C5775" w:rsidRDefault="007C5775" w:rsidP="003E2332">
      <w:pPr>
        <w:spacing w:beforeLines="50"/>
        <w:jc w:val="center"/>
        <w:rPr>
          <w:rFonts w:eastAsia="黑体"/>
          <w:bCs/>
          <w:sz w:val="32"/>
        </w:rPr>
      </w:pPr>
      <w:r>
        <w:rPr>
          <w:rFonts w:eastAsia="黑体" w:hint="eastAsia"/>
          <w:bCs/>
          <w:sz w:val="32"/>
        </w:rPr>
        <w:lastRenderedPageBreak/>
        <w:t>中国矿业大学徐海学院毕业设计任务书</w:t>
      </w:r>
    </w:p>
    <w:p w:rsidR="007C5775" w:rsidRDefault="007C5775" w:rsidP="003E2332">
      <w:pPr>
        <w:spacing w:beforeLines="50"/>
        <w:rPr>
          <w:rFonts w:eastAsia="黑体"/>
          <w:sz w:val="24"/>
        </w:rPr>
      </w:pPr>
    </w:p>
    <w:p w:rsidR="007C5775" w:rsidRDefault="007C5775">
      <w:pPr>
        <w:spacing w:line="400" w:lineRule="exact"/>
        <w:rPr>
          <w:rFonts w:eastAsia="仿宋_GB2312"/>
          <w:sz w:val="28"/>
          <w:u w:val="single"/>
        </w:rPr>
      </w:pPr>
      <w:r>
        <w:rPr>
          <w:rFonts w:eastAsia="仿宋_GB2312" w:hint="eastAsia"/>
          <w:sz w:val="28"/>
        </w:rPr>
        <w:t>专业年级</w:t>
      </w:r>
      <w:r>
        <w:rPr>
          <w:rFonts w:eastAsia="仿宋_GB2312" w:hint="eastAsia"/>
          <w:sz w:val="28"/>
          <w:u w:val="single"/>
        </w:rPr>
        <w:t xml:space="preserve"> </w:t>
      </w:r>
      <w:r>
        <w:rPr>
          <w:rFonts w:ascii="楷体" w:eastAsia="楷体" w:hAnsi="楷体" w:cs="楷体" w:hint="eastAsia"/>
          <w:b/>
          <w:bCs/>
          <w:sz w:val="32"/>
          <w:szCs w:val="32"/>
          <w:u w:val="single"/>
        </w:rPr>
        <w:t>电气10</w:t>
      </w:r>
      <w:r>
        <w:rPr>
          <w:rFonts w:eastAsia="仿宋_GB2312" w:hint="eastAsia"/>
          <w:b/>
          <w:bCs/>
          <w:sz w:val="28"/>
          <w:u w:val="single"/>
        </w:rPr>
        <w:t xml:space="preserve"> </w:t>
      </w:r>
      <w:r>
        <w:rPr>
          <w:rFonts w:eastAsia="仿宋_GB2312" w:hint="eastAsia"/>
          <w:sz w:val="28"/>
          <w:u w:val="single"/>
        </w:rPr>
        <w:t xml:space="preserve">   </w:t>
      </w:r>
      <w:r>
        <w:rPr>
          <w:rFonts w:eastAsia="仿宋_GB2312" w:hint="eastAsia"/>
          <w:sz w:val="28"/>
        </w:rPr>
        <w:t>学号</w:t>
      </w:r>
      <w:r>
        <w:rPr>
          <w:rFonts w:eastAsia="仿宋_GB2312" w:hint="eastAsia"/>
          <w:sz w:val="28"/>
          <w:u w:val="single"/>
        </w:rPr>
        <w:t xml:space="preserve"> </w:t>
      </w:r>
      <w:r>
        <w:rPr>
          <w:rFonts w:ascii="楷体" w:eastAsia="楷体" w:hAnsi="楷体" w:cs="楷体" w:hint="eastAsia"/>
          <w:sz w:val="32"/>
          <w:szCs w:val="32"/>
          <w:u w:val="single"/>
        </w:rPr>
        <w:t xml:space="preserve"> </w:t>
      </w:r>
      <w:r>
        <w:rPr>
          <w:rFonts w:ascii="楷体" w:eastAsia="楷体" w:hAnsi="楷体" w:cs="楷体" w:hint="eastAsia"/>
          <w:b/>
          <w:bCs/>
          <w:sz w:val="32"/>
          <w:szCs w:val="32"/>
          <w:u w:val="single"/>
        </w:rPr>
        <w:t>22101157</w:t>
      </w:r>
      <w:r>
        <w:rPr>
          <w:rFonts w:eastAsia="仿宋_GB2312" w:hint="eastAsia"/>
          <w:sz w:val="28"/>
          <w:u w:val="single"/>
        </w:rPr>
        <w:t xml:space="preserve">  </w:t>
      </w:r>
      <w:r>
        <w:rPr>
          <w:rFonts w:eastAsia="仿宋_GB2312" w:hint="eastAsia"/>
          <w:sz w:val="28"/>
        </w:rPr>
        <w:t>学生姓名</w:t>
      </w:r>
      <w:r>
        <w:rPr>
          <w:rFonts w:eastAsia="仿宋_GB2312" w:hint="eastAsia"/>
          <w:sz w:val="28"/>
          <w:u w:val="single"/>
        </w:rPr>
        <w:t xml:space="preserve"> </w:t>
      </w:r>
      <w:r>
        <w:rPr>
          <w:rFonts w:eastAsia="仿宋_GB2312" w:hint="eastAsia"/>
          <w:b/>
          <w:bCs/>
          <w:sz w:val="28"/>
          <w:u w:val="single"/>
        </w:rPr>
        <w:t>卞苗苗</w:t>
      </w:r>
      <w:r>
        <w:rPr>
          <w:rFonts w:eastAsia="仿宋_GB2312" w:hint="eastAsia"/>
          <w:sz w:val="28"/>
          <w:u w:val="single"/>
        </w:rPr>
        <w:t xml:space="preserve">           </w:t>
      </w:r>
    </w:p>
    <w:p w:rsidR="007C5775" w:rsidRDefault="007C5775">
      <w:pPr>
        <w:spacing w:line="400" w:lineRule="exact"/>
        <w:rPr>
          <w:rFonts w:eastAsia="黑体"/>
          <w:b/>
          <w:sz w:val="24"/>
        </w:rPr>
      </w:pPr>
      <w:r>
        <w:rPr>
          <w:rFonts w:eastAsia="黑体" w:hint="eastAsia"/>
          <w:b/>
          <w:sz w:val="24"/>
        </w:rPr>
        <w:t xml:space="preserve"> </w:t>
      </w:r>
    </w:p>
    <w:p w:rsidR="007C5775" w:rsidRDefault="007C5775">
      <w:pPr>
        <w:spacing w:line="400" w:lineRule="exact"/>
        <w:rPr>
          <w:b/>
          <w:sz w:val="28"/>
        </w:rPr>
      </w:pPr>
      <w:r>
        <w:rPr>
          <w:rFonts w:hint="eastAsia"/>
          <w:b/>
          <w:spacing w:val="34"/>
          <w:sz w:val="28"/>
        </w:rPr>
        <w:t>任务下达日期：</w:t>
      </w:r>
      <w:r>
        <w:rPr>
          <w:rFonts w:hint="eastAsia"/>
          <w:b/>
          <w:spacing w:val="34"/>
          <w:sz w:val="28"/>
        </w:rPr>
        <w:t>2013</w:t>
      </w:r>
      <w:r>
        <w:rPr>
          <w:rFonts w:hint="eastAsia"/>
          <w:b/>
          <w:spacing w:val="32"/>
          <w:sz w:val="28"/>
        </w:rPr>
        <w:t xml:space="preserve"> </w:t>
      </w:r>
      <w:r>
        <w:rPr>
          <w:rFonts w:hint="eastAsia"/>
          <w:b/>
          <w:sz w:val="28"/>
        </w:rPr>
        <w:t xml:space="preserve">   </w:t>
      </w:r>
      <w:r>
        <w:rPr>
          <w:rFonts w:hint="eastAsia"/>
          <w:b/>
          <w:sz w:val="28"/>
        </w:rPr>
        <w:t>年</w:t>
      </w:r>
      <w:r>
        <w:rPr>
          <w:rFonts w:hint="eastAsia"/>
          <w:b/>
          <w:sz w:val="28"/>
        </w:rPr>
        <w:t xml:space="preserve"> 10 </w:t>
      </w:r>
      <w:r>
        <w:rPr>
          <w:b/>
          <w:sz w:val="28"/>
        </w:rPr>
        <w:t xml:space="preserve"> </w:t>
      </w:r>
      <w:r>
        <w:rPr>
          <w:rFonts w:hint="eastAsia"/>
          <w:b/>
          <w:sz w:val="28"/>
        </w:rPr>
        <w:t>月</w:t>
      </w:r>
      <w:r>
        <w:rPr>
          <w:rFonts w:hint="eastAsia"/>
          <w:b/>
          <w:sz w:val="28"/>
        </w:rPr>
        <w:t xml:space="preserve"> 14</w:t>
      </w:r>
      <w:r>
        <w:rPr>
          <w:b/>
          <w:sz w:val="28"/>
        </w:rPr>
        <w:t xml:space="preserve"> </w:t>
      </w:r>
      <w:r>
        <w:rPr>
          <w:rFonts w:hint="eastAsia"/>
          <w:b/>
          <w:sz w:val="28"/>
        </w:rPr>
        <w:t xml:space="preserve">  </w:t>
      </w:r>
      <w:r>
        <w:rPr>
          <w:rFonts w:hint="eastAsia"/>
          <w:b/>
          <w:sz w:val="28"/>
        </w:rPr>
        <w:t>日</w:t>
      </w:r>
    </w:p>
    <w:p w:rsidR="007C5775" w:rsidRDefault="007C5775">
      <w:pPr>
        <w:spacing w:line="400" w:lineRule="exact"/>
        <w:rPr>
          <w:b/>
          <w:sz w:val="28"/>
        </w:rPr>
      </w:pPr>
    </w:p>
    <w:p w:rsidR="007C5775" w:rsidRDefault="007C5775">
      <w:pPr>
        <w:spacing w:line="400" w:lineRule="exact"/>
        <w:ind w:right="2"/>
        <w:rPr>
          <w:b/>
          <w:sz w:val="28"/>
        </w:rPr>
      </w:pPr>
      <w:r>
        <w:rPr>
          <w:rFonts w:hint="eastAsia"/>
          <w:b/>
          <w:sz w:val="28"/>
        </w:rPr>
        <w:t>毕业设计日期：</w:t>
      </w:r>
      <w:r>
        <w:rPr>
          <w:rFonts w:hint="eastAsia"/>
          <w:b/>
          <w:sz w:val="28"/>
        </w:rPr>
        <w:t>2013</w:t>
      </w:r>
      <w:r>
        <w:rPr>
          <w:b/>
          <w:sz w:val="28"/>
        </w:rPr>
        <w:t xml:space="preserve"> </w:t>
      </w:r>
      <w:r>
        <w:rPr>
          <w:rFonts w:hint="eastAsia"/>
          <w:b/>
          <w:sz w:val="28"/>
        </w:rPr>
        <w:t>年</w:t>
      </w:r>
      <w:r>
        <w:rPr>
          <w:b/>
          <w:sz w:val="28"/>
        </w:rPr>
        <w:t xml:space="preserve"> </w:t>
      </w:r>
      <w:r>
        <w:rPr>
          <w:rFonts w:hint="eastAsia"/>
          <w:b/>
          <w:sz w:val="28"/>
        </w:rPr>
        <w:t>12</w:t>
      </w:r>
      <w:r>
        <w:rPr>
          <w:rFonts w:hint="eastAsia"/>
          <w:b/>
          <w:sz w:val="28"/>
        </w:rPr>
        <w:t>月</w:t>
      </w:r>
      <w:r>
        <w:rPr>
          <w:rFonts w:hint="eastAsia"/>
          <w:b/>
          <w:sz w:val="28"/>
        </w:rPr>
        <w:t xml:space="preserve"> 30 </w:t>
      </w:r>
      <w:r>
        <w:rPr>
          <w:rFonts w:hint="eastAsia"/>
          <w:b/>
          <w:sz w:val="28"/>
        </w:rPr>
        <w:t>日至</w:t>
      </w:r>
      <w:r>
        <w:rPr>
          <w:b/>
          <w:sz w:val="28"/>
        </w:rPr>
        <w:t xml:space="preserve"> </w:t>
      </w:r>
      <w:r>
        <w:rPr>
          <w:rFonts w:hint="eastAsia"/>
          <w:b/>
          <w:sz w:val="28"/>
        </w:rPr>
        <w:t xml:space="preserve">2014 </w:t>
      </w:r>
      <w:r>
        <w:rPr>
          <w:rFonts w:hint="eastAsia"/>
          <w:b/>
          <w:sz w:val="28"/>
        </w:rPr>
        <w:t>年</w:t>
      </w:r>
      <w:r>
        <w:rPr>
          <w:rFonts w:hint="eastAsia"/>
          <w:b/>
          <w:sz w:val="28"/>
        </w:rPr>
        <w:t xml:space="preserve"> 6</w:t>
      </w:r>
      <w:r>
        <w:rPr>
          <w:rFonts w:hint="eastAsia"/>
          <w:b/>
          <w:sz w:val="28"/>
        </w:rPr>
        <w:t>月</w:t>
      </w:r>
      <w:r>
        <w:rPr>
          <w:rFonts w:hint="eastAsia"/>
          <w:b/>
          <w:sz w:val="28"/>
        </w:rPr>
        <w:t xml:space="preserve"> 7 </w:t>
      </w:r>
      <w:r>
        <w:rPr>
          <w:rFonts w:hint="eastAsia"/>
          <w:b/>
          <w:sz w:val="28"/>
        </w:rPr>
        <w:t>日</w:t>
      </w:r>
    </w:p>
    <w:p w:rsidR="007C5775" w:rsidRDefault="007C5775">
      <w:pPr>
        <w:spacing w:line="400" w:lineRule="exact"/>
        <w:rPr>
          <w:b/>
          <w:sz w:val="28"/>
        </w:rPr>
      </w:pPr>
    </w:p>
    <w:p w:rsidR="007C5775" w:rsidRDefault="007C5775">
      <w:pPr>
        <w:spacing w:line="400" w:lineRule="exact"/>
        <w:rPr>
          <w:b/>
          <w:sz w:val="28"/>
        </w:rPr>
      </w:pPr>
      <w:r>
        <w:rPr>
          <w:rFonts w:hint="eastAsia"/>
          <w:b/>
          <w:sz w:val="28"/>
        </w:rPr>
        <w:t>毕业设计题目：基于单片机的工程管线检测仪的设计与制作</w:t>
      </w:r>
    </w:p>
    <w:p w:rsidR="007C5775" w:rsidRDefault="007C5775">
      <w:pPr>
        <w:spacing w:line="400" w:lineRule="exact"/>
        <w:rPr>
          <w:b/>
          <w:sz w:val="28"/>
        </w:rPr>
      </w:pPr>
    </w:p>
    <w:p w:rsidR="007C5775" w:rsidRDefault="007C5775">
      <w:pPr>
        <w:spacing w:line="400" w:lineRule="exact"/>
        <w:rPr>
          <w:b/>
          <w:sz w:val="28"/>
        </w:rPr>
      </w:pPr>
      <w:r>
        <w:rPr>
          <w:rFonts w:hint="eastAsia"/>
          <w:b/>
          <w:sz w:val="28"/>
        </w:rPr>
        <w:t>毕业设计专题题目：</w:t>
      </w:r>
    </w:p>
    <w:p w:rsidR="007C5775" w:rsidRDefault="007C5775">
      <w:pPr>
        <w:spacing w:line="400" w:lineRule="exact"/>
        <w:rPr>
          <w:b/>
          <w:sz w:val="28"/>
        </w:rPr>
      </w:pPr>
    </w:p>
    <w:p w:rsidR="007C5775" w:rsidRDefault="007C5775">
      <w:pPr>
        <w:spacing w:line="400" w:lineRule="exact"/>
        <w:rPr>
          <w:b/>
          <w:sz w:val="28"/>
        </w:rPr>
      </w:pPr>
      <w:r>
        <w:rPr>
          <w:rFonts w:hint="eastAsia"/>
          <w:b/>
          <w:sz w:val="28"/>
        </w:rPr>
        <w:t>毕业设计主要内容和要求：</w:t>
      </w:r>
    </w:p>
    <w:p w:rsidR="007C5775" w:rsidRDefault="007C5775">
      <w:pPr>
        <w:spacing w:line="400" w:lineRule="exact"/>
        <w:rPr>
          <w:rFonts w:ascii="宋体" w:hAnsi="宋体" w:cs="宋体"/>
          <w:bCs/>
          <w:sz w:val="24"/>
        </w:rPr>
      </w:pPr>
      <w:r>
        <w:rPr>
          <w:rFonts w:ascii="宋体" w:hAnsi="宋体" w:cs="宋体" w:hint="eastAsia"/>
          <w:bCs/>
          <w:sz w:val="24"/>
        </w:rPr>
        <w:t>主要内容：</w:t>
      </w:r>
    </w:p>
    <w:p w:rsidR="007C5775" w:rsidRDefault="007C5775">
      <w:pPr>
        <w:numPr>
          <w:ilvl w:val="0"/>
          <w:numId w:val="1"/>
        </w:numPr>
        <w:spacing w:line="400" w:lineRule="exact"/>
        <w:rPr>
          <w:rFonts w:ascii="宋体" w:hAnsi="宋体" w:cs="宋体"/>
          <w:bCs/>
          <w:sz w:val="24"/>
        </w:rPr>
      </w:pPr>
      <w:commentRangeStart w:id="2"/>
      <w:r>
        <w:rPr>
          <w:rFonts w:ascii="宋体" w:hAnsi="宋体" w:cs="宋体" w:hint="eastAsia"/>
          <w:bCs/>
          <w:sz w:val="24"/>
        </w:rPr>
        <w:t>墙体</w:t>
      </w:r>
      <w:commentRangeEnd w:id="2"/>
      <w:r w:rsidR="00372A5C">
        <w:rPr>
          <w:rStyle w:val="ae"/>
        </w:rPr>
        <w:commentReference w:id="2"/>
      </w:r>
      <w:commentRangeStart w:id="3"/>
      <w:r>
        <w:rPr>
          <w:rFonts w:ascii="宋体" w:hAnsi="宋体" w:cs="宋体" w:hint="eastAsia"/>
          <w:bCs/>
          <w:sz w:val="24"/>
        </w:rPr>
        <w:t>探测仪</w:t>
      </w:r>
      <w:commentRangeEnd w:id="3"/>
      <w:r w:rsidR="00E0132A">
        <w:rPr>
          <w:rStyle w:val="ae"/>
        </w:rPr>
        <w:commentReference w:id="3"/>
      </w:r>
      <w:r>
        <w:rPr>
          <w:rFonts w:ascii="宋体" w:hAnsi="宋体" w:cs="宋体" w:hint="eastAsia"/>
          <w:bCs/>
          <w:sz w:val="24"/>
        </w:rPr>
        <w:t>的原理介绍</w:t>
      </w:r>
    </w:p>
    <w:p w:rsidR="007C5775" w:rsidRDefault="007C5775">
      <w:pPr>
        <w:numPr>
          <w:ilvl w:val="0"/>
          <w:numId w:val="1"/>
        </w:numPr>
        <w:spacing w:line="400" w:lineRule="exact"/>
        <w:rPr>
          <w:rFonts w:ascii="宋体" w:hAnsi="宋体" w:cs="宋体"/>
          <w:bCs/>
          <w:sz w:val="24"/>
        </w:rPr>
      </w:pPr>
      <w:commentRangeStart w:id="4"/>
      <w:r>
        <w:rPr>
          <w:rFonts w:ascii="宋体" w:hAnsi="宋体" w:cs="宋体" w:hint="eastAsia"/>
          <w:bCs/>
          <w:sz w:val="24"/>
        </w:rPr>
        <w:t>墙体</w:t>
      </w:r>
      <w:commentRangeEnd w:id="4"/>
      <w:r w:rsidR="00372A5C">
        <w:rPr>
          <w:rStyle w:val="ae"/>
        </w:rPr>
        <w:commentReference w:id="4"/>
      </w:r>
      <w:commentRangeStart w:id="5"/>
      <w:r>
        <w:rPr>
          <w:rFonts w:ascii="宋体" w:hAnsi="宋体" w:cs="宋体" w:hint="eastAsia"/>
          <w:bCs/>
          <w:sz w:val="24"/>
        </w:rPr>
        <w:t>探测仪</w:t>
      </w:r>
      <w:commentRangeEnd w:id="5"/>
      <w:r w:rsidR="00E0132A">
        <w:rPr>
          <w:rStyle w:val="ae"/>
        </w:rPr>
        <w:commentReference w:id="5"/>
      </w:r>
      <w:r>
        <w:rPr>
          <w:rFonts w:ascii="宋体" w:hAnsi="宋体" w:cs="宋体" w:hint="eastAsia"/>
          <w:bCs/>
          <w:sz w:val="24"/>
        </w:rPr>
        <w:t>的硬件搭建</w:t>
      </w:r>
    </w:p>
    <w:p w:rsidR="007C5775" w:rsidRDefault="007C5775">
      <w:pPr>
        <w:numPr>
          <w:ilvl w:val="0"/>
          <w:numId w:val="1"/>
        </w:numPr>
        <w:spacing w:line="400" w:lineRule="exact"/>
        <w:rPr>
          <w:rFonts w:ascii="宋体" w:hAnsi="宋体" w:cs="宋体"/>
          <w:bCs/>
          <w:sz w:val="24"/>
        </w:rPr>
      </w:pPr>
      <w:commentRangeStart w:id="6"/>
      <w:r>
        <w:rPr>
          <w:rFonts w:ascii="宋体" w:hAnsi="宋体" w:cs="宋体" w:hint="eastAsia"/>
          <w:bCs/>
          <w:sz w:val="24"/>
        </w:rPr>
        <w:t>墙体</w:t>
      </w:r>
      <w:commentRangeEnd w:id="6"/>
      <w:r w:rsidR="00372A5C">
        <w:rPr>
          <w:rStyle w:val="ae"/>
        </w:rPr>
        <w:commentReference w:id="6"/>
      </w:r>
      <w:commentRangeStart w:id="7"/>
      <w:r>
        <w:rPr>
          <w:rFonts w:ascii="宋体" w:hAnsi="宋体" w:cs="宋体" w:hint="eastAsia"/>
          <w:bCs/>
          <w:sz w:val="24"/>
        </w:rPr>
        <w:t>探测仪</w:t>
      </w:r>
      <w:commentRangeEnd w:id="7"/>
      <w:r w:rsidR="00E0132A">
        <w:rPr>
          <w:rStyle w:val="ae"/>
        </w:rPr>
        <w:commentReference w:id="7"/>
      </w:r>
      <w:r>
        <w:rPr>
          <w:rFonts w:ascii="宋体" w:hAnsi="宋体" w:cs="宋体" w:hint="eastAsia"/>
          <w:bCs/>
          <w:sz w:val="24"/>
        </w:rPr>
        <w:t>的软件</w:t>
      </w:r>
      <w:commentRangeStart w:id="8"/>
      <w:r>
        <w:rPr>
          <w:rFonts w:ascii="宋体" w:hAnsi="宋体" w:cs="宋体" w:hint="eastAsia"/>
          <w:bCs/>
          <w:sz w:val="24"/>
        </w:rPr>
        <w:t>设计</w:t>
      </w:r>
      <w:commentRangeEnd w:id="8"/>
      <w:r w:rsidR="00372A5C">
        <w:rPr>
          <w:rStyle w:val="ae"/>
        </w:rPr>
        <w:commentReference w:id="8"/>
      </w:r>
    </w:p>
    <w:p w:rsidR="007C5775" w:rsidRDefault="007C5775">
      <w:pPr>
        <w:numPr>
          <w:ilvl w:val="0"/>
          <w:numId w:val="1"/>
        </w:numPr>
        <w:spacing w:line="400" w:lineRule="exact"/>
        <w:rPr>
          <w:rFonts w:ascii="宋体" w:hAnsi="宋体" w:cs="宋体"/>
          <w:bCs/>
          <w:sz w:val="24"/>
        </w:rPr>
      </w:pPr>
      <w:commentRangeStart w:id="9"/>
      <w:r>
        <w:rPr>
          <w:rFonts w:ascii="宋体" w:hAnsi="宋体" w:cs="宋体" w:hint="eastAsia"/>
          <w:bCs/>
          <w:sz w:val="24"/>
        </w:rPr>
        <w:t>墙体</w:t>
      </w:r>
      <w:commentRangeEnd w:id="9"/>
      <w:r w:rsidR="00372A5C">
        <w:rPr>
          <w:rStyle w:val="ae"/>
        </w:rPr>
        <w:commentReference w:id="9"/>
      </w:r>
      <w:commentRangeStart w:id="10"/>
      <w:r>
        <w:rPr>
          <w:rFonts w:ascii="宋体" w:hAnsi="宋体" w:cs="宋体" w:hint="eastAsia"/>
          <w:bCs/>
          <w:sz w:val="24"/>
        </w:rPr>
        <w:t>探测仪</w:t>
      </w:r>
      <w:commentRangeEnd w:id="10"/>
      <w:r w:rsidR="00E0132A">
        <w:rPr>
          <w:rStyle w:val="ae"/>
        </w:rPr>
        <w:commentReference w:id="10"/>
      </w:r>
      <w:r>
        <w:rPr>
          <w:rFonts w:ascii="宋体" w:hAnsi="宋体" w:cs="宋体" w:hint="eastAsia"/>
          <w:bCs/>
          <w:sz w:val="24"/>
        </w:rPr>
        <w:t>的仿真与实验</w:t>
      </w:r>
    </w:p>
    <w:p w:rsidR="007C5775" w:rsidRDefault="007C5775">
      <w:pPr>
        <w:spacing w:line="400" w:lineRule="exact"/>
        <w:rPr>
          <w:rFonts w:ascii="宋体" w:hAnsi="宋体" w:cs="宋体"/>
          <w:bCs/>
          <w:sz w:val="24"/>
        </w:rPr>
      </w:pPr>
      <w:r>
        <w:rPr>
          <w:rFonts w:ascii="宋体" w:hAnsi="宋体" w:cs="宋体" w:hint="eastAsia"/>
          <w:bCs/>
          <w:sz w:val="24"/>
        </w:rPr>
        <w:t>要求：</w:t>
      </w:r>
    </w:p>
    <w:p w:rsidR="00684C3C" w:rsidRDefault="007C5775">
      <w:pPr>
        <w:spacing w:line="400" w:lineRule="exact"/>
        <w:ind w:firstLineChars="200" w:firstLine="480"/>
        <w:rPr>
          <w:rFonts w:ascii="宋体" w:hAnsi="宋体" w:cs="宋体"/>
          <w:bCs/>
          <w:sz w:val="24"/>
        </w:rPr>
        <w:pPrChange w:id="11" w:author="Sky123.Org" w:date="2014-06-03T23:43:00Z">
          <w:pPr>
            <w:spacing w:line="400" w:lineRule="exact"/>
          </w:pPr>
        </w:pPrChange>
      </w:pPr>
      <w:r>
        <w:rPr>
          <w:rFonts w:ascii="宋体" w:hAnsi="宋体" w:cs="宋体" w:hint="eastAsia"/>
          <w:bCs/>
          <w:sz w:val="24"/>
        </w:rPr>
        <w:t>对墙体中的水管，电线，金属能够进行初步的探测</w:t>
      </w:r>
    </w:p>
    <w:p w:rsidR="007C5775" w:rsidRDefault="007C5775">
      <w:pPr>
        <w:rPr>
          <w:sz w:val="28"/>
        </w:rPr>
      </w:pPr>
    </w:p>
    <w:p w:rsidR="007C5775" w:rsidRPr="007C5775" w:rsidRDefault="007C5775">
      <w:pPr>
        <w:rPr>
          <w:sz w:val="28"/>
        </w:rPr>
      </w:pPr>
    </w:p>
    <w:p w:rsidR="007C5775" w:rsidRDefault="007C5775">
      <w:pPr>
        <w:rPr>
          <w:sz w:val="28"/>
        </w:rPr>
      </w:pPr>
    </w:p>
    <w:p w:rsidR="007C5775" w:rsidRDefault="007C5775">
      <w:pPr>
        <w:rPr>
          <w:sz w:val="28"/>
        </w:rPr>
      </w:pPr>
    </w:p>
    <w:p w:rsidR="007C5775" w:rsidRDefault="007C5775">
      <w:pPr>
        <w:rPr>
          <w:sz w:val="28"/>
        </w:rPr>
      </w:pPr>
    </w:p>
    <w:p w:rsidR="00684C3C" w:rsidRDefault="007C5775">
      <w:pPr>
        <w:ind w:firstLineChars="1300" w:firstLine="3640"/>
        <w:rPr>
          <w:rFonts w:ascii="黑体" w:eastAsia="黑体" w:hAnsi="宋体"/>
          <w:sz w:val="32"/>
          <w:szCs w:val="32"/>
        </w:rPr>
        <w:pPrChange w:id="12" w:author="Sky123.Org" w:date="2014-06-03T23:43:00Z">
          <w:pPr/>
        </w:pPrChange>
      </w:pPr>
      <w:r>
        <w:rPr>
          <w:rFonts w:hint="eastAsia"/>
          <w:sz w:val="28"/>
        </w:rPr>
        <w:t>指导教师签字：</w:t>
      </w:r>
    </w:p>
    <w:p w:rsidR="007C5775" w:rsidRDefault="007C5775">
      <w:pPr>
        <w:spacing w:line="440" w:lineRule="exact"/>
        <w:jc w:val="center"/>
        <w:rPr>
          <w:rFonts w:ascii="黑体" w:eastAsia="黑体" w:hAnsi="宋体"/>
          <w:sz w:val="32"/>
          <w:szCs w:val="32"/>
        </w:rPr>
      </w:pPr>
      <w:r>
        <w:rPr>
          <w:rFonts w:ascii="黑体" w:eastAsia="黑体" w:hAnsi="宋体" w:hint="eastAsia"/>
          <w:sz w:val="32"/>
          <w:szCs w:val="32"/>
        </w:rPr>
        <w:lastRenderedPageBreak/>
        <w:t>郑 重 声 明</w:t>
      </w:r>
    </w:p>
    <w:p w:rsidR="007C5775" w:rsidRDefault="007C5775" w:rsidP="003E2332">
      <w:pPr>
        <w:spacing w:beforeLines="50" w:afterLines="50" w:line="440" w:lineRule="exact"/>
        <w:ind w:firstLineChars="200" w:firstLine="480"/>
        <w:rPr>
          <w:rFonts w:ascii="宋体" w:hAnsi="宋体"/>
          <w:sz w:val="24"/>
        </w:rPr>
      </w:pPr>
      <w:r>
        <w:rPr>
          <w:rFonts w:ascii="宋体" w:hAnsi="宋体" w:hint="eastAsia"/>
          <w:sz w:val="24"/>
        </w:rPr>
        <w:t>本人所呈交的毕业设计，是在导师的指导下，独立进行研究所取得的成果。所有数据、图片资料真实可靠。</w:t>
      </w:r>
      <w:commentRangeStart w:id="13"/>
      <w:r>
        <w:rPr>
          <w:rFonts w:ascii="宋体" w:hAnsi="宋体" w:hint="eastAsia"/>
          <w:sz w:val="24"/>
        </w:rPr>
        <w:t>尽</w:t>
      </w:r>
      <w:commentRangeEnd w:id="13"/>
      <w:r>
        <w:rPr>
          <w:rStyle w:val="ae"/>
        </w:rPr>
        <w:commentReference w:id="13"/>
      </w:r>
      <w:r>
        <w:rPr>
          <w:rFonts w:ascii="宋体" w:hAnsi="宋体" w:hint="eastAsia"/>
          <w:sz w:val="24"/>
        </w:rPr>
        <w:t>我所知，除文中已经注明引用的内容外，本毕业设计的研究成果不包含他人享有著作权的内容。对本论文所涉及的研究工作做出贡献的其他个人和集体，均已在文中以明确的方式标明。本论文属于原创。本毕业设计的知识产权归属于培养单位。</w:t>
      </w:r>
    </w:p>
    <w:p w:rsidR="007C5775" w:rsidRDefault="007C5775">
      <w:pPr>
        <w:spacing w:line="440" w:lineRule="exact"/>
        <w:ind w:firstLine="720"/>
        <w:jc w:val="left"/>
        <w:rPr>
          <w:rFonts w:ascii="宋体" w:hAnsi="宋体"/>
          <w:sz w:val="28"/>
          <w:szCs w:val="28"/>
        </w:rPr>
      </w:pPr>
    </w:p>
    <w:p w:rsidR="007C5775" w:rsidRDefault="007C5775">
      <w:pPr>
        <w:spacing w:line="440" w:lineRule="exact"/>
        <w:ind w:firstLine="720"/>
        <w:jc w:val="left"/>
        <w:rPr>
          <w:rFonts w:ascii="宋体" w:hAnsi="宋体"/>
          <w:sz w:val="28"/>
          <w:szCs w:val="28"/>
        </w:rPr>
      </w:pPr>
    </w:p>
    <w:p w:rsidR="007C5775" w:rsidRDefault="007C5775">
      <w:pPr>
        <w:spacing w:line="440" w:lineRule="exact"/>
        <w:ind w:firstLine="720"/>
        <w:jc w:val="left"/>
        <w:rPr>
          <w:rFonts w:ascii="宋体" w:hAnsi="宋体"/>
          <w:sz w:val="28"/>
          <w:szCs w:val="28"/>
        </w:rPr>
      </w:pPr>
    </w:p>
    <w:p w:rsidR="007C5775" w:rsidRDefault="007C5775">
      <w:pPr>
        <w:spacing w:line="440" w:lineRule="exact"/>
        <w:ind w:firstLine="720"/>
        <w:jc w:val="left"/>
        <w:rPr>
          <w:rFonts w:ascii="宋体" w:hAnsi="宋体"/>
          <w:sz w:val="28"/>
          <w:szCs w:val="28"/>
        </w:rPr>
      </w:pPr>
    </w:p>
    <w:p w:rsidR="007C5775" w:rsidRDefault="007C5775">
      <w:pPr>
        <w:spacing w:line="440" w:lineRule="exact"/>
        <w:ind w:firstLine="720"/>
        <w:jc w:val="left"/>
        <w:rPr>
          <w:rFonts w:ascii="宋体" w:hAnsi="宋体"/>
          <w:sz w:val="28"/>
          <w:szCs w:val="28"/>
        </w:rPr>
      </w:pPr>
    </w:p>
    <w:p w:rsidR="007C5775" w:rsidRDefault="007C5775">
      <w:pPr>
        <w:spacing w:line="440" w:lineRule="exact"/>
        <w:ind w:firstLine="720"/>
        <w:jc w:val="left"/>
        <w:rPr>
          <w:rFonts w:ascii="楷体_GB2312" w:eastAsia="楷体_GB2312"/>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ascii="宋体" w:hAnsi="宋体"/>
          <w:sz w:val="24"/>
        </w:rPr>
      </w:pPr>
    </w:p>
    <w:p w:rsidR="007C5775" w:rsidRDefault="007C5775">
      <w:pPr>
        <w:spacing w:line="440" w:lineRule="exact"/>
        <w:ind w:firstLineChars="300" w:firstLine="720"/>
        <w:jc w:val="left"/>
        <w:rPr>
          <w:rFonts w:eastAsia="黑体"/>
          <w:bCs/>
          <w:sz w:val="32"/>
        </w:rPr>
      </w:pPr>
      <w:r>
        <w:rPr>
          <w:rFonts w:ascii="宋体" w:hAnsi="宋体" w:hint="eastAsia"/>
          <w:sz w:val="24"/>
        </w:rPr>
        <w:t>本人签名：</w:t>
      </w:r>
      <w:r>
        <w:rPr>
          <w:rFonts w:ascii="宋体" w:hAnsi="宋体" w:hint="eastAsia"/>
          <w:sz w:val="24"/>
          <w:u w:val="single"/>
        </w:rPr>
        <w:t xml:space="preserve">          </w:t>
      </w:r>
      <w:r>
        <w:rPr>
          <w:rFonts w:ascii="宋体" w:hAnsi="宋体" w:hint="eastAsia"/>
          <w:sz w:val="24"/>
        </w:rPr>
        <w:t xml:space="preserve">                  日期： </w:t>
      </w:r>
      <w:r>
        <w:rPr>
          <w:rFonts w:ascii="宋体" w:hAnsi="宋体" w:hint="eastAsia"/>
          <w:sz w:val="24"/>
          <w:u w:val="single"/>
        </w:rPr>
        <w:t xml:space="preserve">         </w:t>
      </w:r>
      <w:r>
        <w:rPr>
          <w:rFonts w:ascii="宋体" w:hAnsi="宋体" w:hint="eastAsia"/>
          <w:sz w:val="24"/>
        </w:rPr>
        <w:t xml:space="preserve">     </w:t>
      </w:r>
    </w:p>
    <w:p w:rsidR="007C5775" w:rsidRDefault="007C5775" w:rsidP="003E2332">
      <w:pPr>
        <w:spacing w:beforeLines="50"/>
        <w:jc w:val="center"/>
        <w:rPr>
          <w:rFonts w:eastAsia="黑体"/>
          <w:bCs/>
          <w:sz w:val="32"/>
        </w:rPr>
      </w:pPr>
      <w:r>
        <w:rPr>
          <w:rFonts w:eastAsia="黑体" w:hint="eastAsia"/>
          <w:bCs/>
          <w:sz w:val="32"/>
        </w:rPr>
        <w:lastRenderedPageBreak/>
        <w:t>中国矿业大学徐海学院毕业设计指导教师评阅书</w:t>
      </w:r>
    </w:p>
    <w:p w:rsidR="007C5775" w:rsidRDefault="007C5775">
      <w:pPr>
        <w:jc w:val="center"/>
        <w:rPr>
          <w:rFonts w:eastAsia="黑体"/>
          <w:sz w:val="24"/>
        </w:rPr>
      </w:pPr>
    </w:p>
    <w:p w:rsidR="007C5775" w:rsidRDefault="007C5775">
      <w:pPr>
        <w:spacing w:line="400" w:lineRule="exact"/>
        <w:rPr>
          <w:sz w:val="24"/>
        </w:rPr>
      </w:pPr>
      <w:r>
        <w:rPr>
          <w:rFonts w:eastAsia="黑体" w:hint="eastAsia"/>
          <w:bCs/>
          <w:sz w:val="28"/>
        </w:rPr>
        <w:t>指导教师评语</w:t>
      </w:r>
      <w:r>
        <w:rPr>
          <w:rFonts w:hint="eastAsia"/>
          <w:sz w:val="24"/>
        </w:rPr>
        <w:t>（①基础理论及基本技能的掌握；</w:t>
      </w:r>
      <w:r>
        <w:rPr>
          <w:rFonts w:ascii="宋体" w:hAnsi="宋体" w:hint="eastAsia"/>
          <w:sz w:val="24"/>
        </w:rPr>
        <w:t>②</w:t>
      </w:r>
      <w:r>
        <w:rPr>
          <w:rFonts w:hint="eastAsia"/>
          <w:sz w:val="24"/>
        </w:rPr>
        <w:t>独立解决实际问题的能力；③</w:t>
      </w:r>
      <w:r>
        <w:rPr>
          <w:rFonts w:ascii="宋体" w:hAnsi="宋体" w:hint="eastAsia"/>
          <w:sz w:val="24"/>
        </w:rPr>
        <w:t>研究内容的</w:t>
      </w:r>
      <w:r>
        <w:rPr>
          <w:rFonts w:hint="eastAsia"/>
          <w:sz w:val="24"/>
        </w:rPr>
        <w:t>理论依据和技术方法；④取得的主要成果及创新点；⑤</w:t>
      </w:r>
      <w:r>
        <w:rPr>
          <w:sz w:val="24"/>
        </w:rPr>
        <w:t>工作态度</w:t>
      </w:r>
      <w:r>
        <w:rPr>
          <w:rFonts w:hint="eastAsia"/>
          <w:sz w:val="24"/>
        </w:rPr>
        <w:t>及工作量；⑥总体评价及建议成绩；⑦存在问题；</w:t>
      </w:r>
      <w:r>
        <w:rPr>
          <w:rFonts w:ascii="宋体" w:hAnsi="宋体" w:hint="eastAsia"/>
          <w:sz w:val="24"/>
        </w:rPr>
        <w:t>⑧</w:t>
      </w:r>
      <w:r>
        <w:rPr>
          <w:rFonts w:hint="eastAsia"/>
          <w:sz w:val="24"/>
        </w:rPr>
        <w:t>是否同意答辩等）：</w:t>
      </w: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8"/>
        </w:rPr>
      </w:pPr>
    </w:p>
    <w:p w:rsidR="007C5775" w:rsidRDefault="007C5775">
      <w:pPr>
        <w:rPr>
          <w:sz w:val="28"/>
        </w:rPr>
      </w:pPr>
      <w:r>
        <w:rPr>
          <w:rFonts w:hint="eastAsia"/>
          <w:sz w:val="28"/>
        </w:rPr>
        <w:t>成</w:t>
      </w:r>
      <w:r>
        <w:rPr>
          <w:rFonts w:hint="eastAsia"/>
          <w:sz w:val="28"/>
        </w:rPr>
        <w:t xml:space="preserve"> </w:t>
      </w:r>
      <w:r>
        <w:rPr>
          <w:rFonts w:hint="eastAsia"/>
          <w:sz w:val="28"/>
        </w:rPr>
        <w:t>绩：</w:t>
      </w:r>
      <w:r>
        <w:rPr>
          <w:rFonts w:ascii="宋体" w:hAnsi="宋体" w:hint="eastAsia"/>
          <w:sz w:val="28"/>
        </w:rPr>
        <w:t xml:space="preserve">                       </w:t>
      </w:r>
      <w:r>
        <w:rPr>
          <w:rFonts w:hint="eastAsia"/>
          <w:sz w:val="28"/>
        </w:rPr>
        <w:t xml:space="preserve"> </w:t>
      </w:r>
      <w:r>
        <w:rPr>
          <w:rFonts w:hint="eastAsia"/>
          <w:sz w:val="28"/>
        </w:rPr>
        <w:t>指导教师签字：</w:t>
      </w:r>
    </w:p>
    <w:p w:rsidR="007C5775" w:rsidRDefault="007C5775" w:rsidP="003E2332">
      <w:pPr>
        <w:spacing w:beforeLines="50"/>
        <w:rPr>
          <w:sz w:val="28"/>
        </w:rPr>
      </w:pP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7C5775" w:rsidRDefault="007C5775" w:rsidP="00962466">
      <w:pPr>
        <w:spacing w:beforeLines="50"/>
        <w:jc w:val="center"/>
        <w:rPr>
          <w:rFonts w:eastAsia="黑体"/>
          <w:bCs/>
          <w:sz w:val="32"/>
        </w:rPr>
      </w:pPr>
      <w:r>
        <w:rPr>
          <w:sz w:val="24"/>
        </w:rPr>
        <w:br w:type="page"/>
      </w:r>
      <w:r>
        <w:rPr>
          <w:rFonts w:eastAsia="黑体" w:hint="eastAsia"/>
          <w:bCs/>
          <w:sz w:val="32"/>
        </w:rPr>
        <w:lastRenderedPageBreak/>
        <w:t>中国矿业大学徐海学院毕业设计评阅教师评阅书</w:t>
      </w:r>
    </w:p>
    <w:p w:rsidR="007C5775" w:rsidRDefault="007C5775">
      <w:pPr>
        <w:rPr>
          <w:rFonts w:eastAsia="黑体"/>
          <w:b/>
          <w:sz w:val="24"/>
        </w:rPr>
      </w:pPr>
    </w:p>
    <w:p w:rsidR="007C5775" w:rsidRDefault="007C5775">
      <w:pPr>
        <w:spacing w:line="400" w:lineRule="exact"/>
        <w:rPr>
          <w:sz w:val="24"/>
        </w:rPr>
      </w:pPr>
      <w:r>
        <w:rPr>
          <w:rFonts w:eastAsia="黑体" w:hint="eastAsia"/>
          <w:bCs/>
          <w:sz w:val="28"/>
        </w:rPr>
        <w:t>评阅教师评语</w:t>
      </w:r>
      <w:r>
        <w:rPr>
          <w:rFonts w:eastAsia="黑体" w:hint="eastAsia"/>
          <w:sz w:val="24"/>
        </w:rPr>
        <w:t>（</w:t>
      </w:r>
      <w:r>
        <w:rPr>
          <w:rFonts w:hint="eastAsia"/>
          <w:sz w:val="24"/>
        </w:rPr>
        <w:t>①选题的意义；</w:t>
      </w:r>
      <w:r>
        <w:rPr>
          <w:rFonts w:ascii="宋体" w:hAnsi="宋体"/>
          <w:sz w:val="24"/>
        </w:rPr>
        <w:t>②</w:t>
      </w:r>
      <w:r>
        <w:rPr>
          <w:rFonts w:hint="eastAsia"/>
          <w:sz w:val="24"/>
        </w:rPr>
        <w:t>基础理论及基本技能的掌握；③综合运用所学知识解决实际问题的能力；③工作量的大小；④取得的主要成果及创新点；⑤写作的规范程度；⑥总体评价及建议成绩；⑦存在问题；</w:t>
      </w:r>
      <w:r>
        <w:rPr>
          <w:rFonts w:hAnsi="宋体"/>
          <w:sz w:val="24"/>
        </w:rPr>
        <w:t>⑧</w:t>
      </w:r>
      <w:r>
        <w:rPr>
          <w:rFonts w:hint="eastAsia"/>
          <w:sz w:val="24"/>
        </w:rPr>
        <w:t>是否同意答辩等</w:t>
      </w:r>
      <w:r>
        <w:rPr>
          <w:rFonts w:eastAsia="黑体" w:hint="eastAsia"/>
          <w:sz w:val="24"/>
        </w:rPr>
        <w:t>）：</w:t>
      </w: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b/>
          <w:sz w:val="24"/>
        </w:rPr>
      </w:pPr>
    </w:p>
    <w:p w:rsidR="007C5775" w:rsidRDefault="007C5775">
      <w:pPr>
        <w:rPr>
          <w:sz w:val="28"/>
        </w:rPr>
      </w:pPr>
      <w:r>
        <w:rPr>
          <w:rFonts w:hint="eastAsia"/>
          <w:sz w:val="28"/>
        </w:rPr>
        <w:t>成</w:t>
      </w:r>
      <w:r>
        <w:rPr>
          <w:rFonts w:hint="eastAsia"/>
          <w:sz w:val="28"/>
        </w:rPr>
        <w:t xml:space="preserve"> </w:t>
      </w:r>
      <w:r>
        <w:rPr>
          <w:rFonts w:hint="eastAsia"/>
          <w:sz w:val="28"/>
        </w:rPr>
        <w:t>绩：</w:t>
      </w:r>
      <w:r>
        <w:rPr>
          <w:rFonts w:ascii="宋体" w:hAnsi="宋体" w:hint="eastAsia"/>
          <w:sz w:val="28"/>
        </w:rPr>
        <w:t xml:space="preserve">                       </w:t>
      </w:r>
      <w:r>
        <w:rPr>
          <w:rFonts w:hint="eastAsia"/>
          <w:sz w:val="28"/>
        </w:rPr>
        <w:t xml:space="preserve"> </w:t>
      </w:r>
      <w:r>
        <w:rPr>
          <w:rFonts w:hint="eastAsia"/>
          <w:sz w:val="28"/>
        </w:rPr>
        <w:t>评阅教师签字：</w:t>
      </w:r>
    </w:p>
    <w:p w:rsidR="007C5775" w:rsidRDefault="007C5775" w:rsidP="003E2332">
      <w:pPr>
        <w:spacing w:beforeLines="50"/>
        <w:rPr>
          <w:sz w:val="28"/>
        </w:rPr>
      </w:pP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7C5775" w:rsidRDefault="007C5775" w:rsidP="00962466">
      <w:pPr>
        <w:spacing w:beforeLines="50" w:afterLines="50"/>
        <w:jc w:val="center"/>
        <w:rPr>
          <w:rFonts w:eastAsia="黑体"/>
          <w:bCs/>
          <w:sz w:val="32"/>
        </w:rPr>
      </w:pPr>
      <w:r>
        <w:rPr>
          <w:b/>
          <w:sz w:val="24"/>
        </w:rPr>
        <w:br w:type="page"/>
      </w:r>
      <w:r>
        <w:rPr>
          <w:rFonts w:eastAsia="黑体" w:hint="eastAsia"/>
          <w:bCs/>
          <w:sz w:val="32"/>
        </w:rPr>
        <w:lastRenderedPageBreak/>
        <w:t>中国矿业大学徐海学院毕业设计答辩及综合成绩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4"/>
        <w:gridCol w:w="680"/>
        <w:gridCol w:w="680"/>
        <w:gridCol w:w="680"/>
        <w:gridCol w:w="680"/>
        <w:gridCol w:w="620"/>
      </w:tblGrid>
      <w:tr w:rsidR="007C5775">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7C5775" w:rsidRDefault="007C5775">
            <w:pPr>
              <w:jc w:val="center"/>
              <w:rPr>
                <w:bCs/>
                <w:sz w:val="28"/>
              </w:rPr>
            </w:pPr>
            <w:r>
              <w:rPr>
                <w:rFonts w:hint="eastAsia"/>
                <w:bCs/>
                <w:sz w:val="28"/>
              </w:rPr>
              <w:t>答</w:t>
            </w:r>
            <w:r>
              <w:rPr>
                <w:rFonts w:hint="eastAsia"/>
                <w:bCs/>
                <w:sz w:val="28"/>
              </w:rPr>
              <w:t xml:space="preserve">     </w:t>
            </w:r>
            <w:r>
              <w:rPr>
                <w:rFonts w:hint="eastAsia"/>
                <w:bCs/>
                <w:sz w:val="28"/>
              </w:rPr>
              <w:t>辩</w:t>
            </w:r>
            <w:r>
              <w:rPr>
                <w:rFonts w:hint="eastAsia"/>
                <w:bCs/>
                <w:sz w:val="28"/>
              </w:rPr>
              <w:t xml:space="preserve">  </w:t>
            </w:r>
            <w:r>
              <w:rPr>
                <w:bCs/>
                <w:sz w:val="28"/>
              </w:rPr>
              <w:t xml:space="preserve"> </w:t>
            </w:r>
            <w:r>
              <w:rPr>
                <w:rFonts w:hint="eastAsia"/>
                <w:bCs/>
                <w:sz w:val="28"/>
              </w:rPr>
              <w:t xml:space="preserve">  </w:t>
            </w:r>
            <w:r>
              <w:rPr>
                <w:rFonts w:hint="eastAsia"/>
                <w:bCs/>
                <w:sz w:val="28"/>
              </w:rPr>
              <w:t>情</w:t>
            </w:r>
            <w:r>
              <w:rPr>
                <w:rFonts w:hint="eastAsia"/>
                <w:bCs/>
                <w:sz w:val="28"/>
              </w:rPr>
              <w:t xml:space="preserve">  </w:t>
            </w:r>
            <w:r>
              <w:rPr>
                <w:bCs/>
                <w:sz w:val="28"/>
              </w:rPr>
              <w:t xml:space="preserve"> </w:t>
            </w:r>
            <w:r>
              <w:rPr>
                <w:rFonts w:hint="eastAsia"/>
                <w:bCs/>
                <w:sz w:val="28"/>
              </w:rPr>
              <w:t xml:space="preserve">  </w:t>
            </w:r>
            <w:r>
              <w:rPr>
                <w:rFonts w:hint="eastAsia"/>
                <w:bCs/>
                <w:sz w:val="28"/>
              </w:rPr>
              <w:t>况</w:t>
            </w:r>
          </w:p>
        </w:tc>
      </w:tr>
      <w:tr w:rsidR="007C5775">
        <w:trPr>
          <w:cantSplit/>
          <w:trHeight w:val="291"/>
          <w:jc w:val="center"/>
        </w:trPr>
        <w:tc>
          <w:tcPr>
            <w:tcW w:w="5074" w:type="dxa"/>
            <w:vMerge w:val="restart"/>
            <w:tcBorders>
              <w:left w:val="single" w:sz="12" w:space="0" w:color="auto"/>
            </w:tcBorders>
            <w:vAlign w:val="center"/>
          </w:tcPr>
          <w:p w:rsidR="007C5775" w:rsidRDefault="007C5775">
            <w:pPr>
              <w:jc w:val="center"/>
              <w:rPr>
                <w:sz w:val="24"/>
              </w:rPr>
            </w:pPr>
            <w:r>
              <w:rPr>
                <w:rFonts w:hint="eastAsia"/>
                <w:sz w:val="24"/>
              </w:rPr>
              <w:t>提</w:t>
            </w:r>
            <w:r>
              <w:rPr>
                <w:rFonts w:hint="eastAsia"/>
                <w:sz w:val="24"/>
              </w:rPr>
              <w:t xml:space="preserve"> </w:t>
            </w:r>
            <w:r>
              <w:rPr>
                <w:sz w:val="24"/>
              </w:rPr>
              <w:t xml:space="preserve"> </w:t>
            </w:r>
            <w:r>
              <w:rPr>
                <w:rFonts w:hint="eastAsia"/>
                <w:sz w:val="24"/>
              </w:rPr>
              <w:t>出</w:t>
            </w:r>
            <w:r>
              <w:rPr>
                <w:rFonts w:hint="eastAsia"/>
                <w:sz w:val="24"/>
              </w:rPr>
              <w:t xml:space="preserve"> </w:t>
            </w:r>
            <w:r>
              <w:rPr>
                <w:sz w:val="24"/>
              </w:rPr>
              <w:t xml:space="preserve"> </w:t>
            </w:r>
            <w:r>
              <w:rPr>
                <w:rFonts w:hint="eastAsia"/>
                <w:sz w:val="24"/>
              </w:rPr>
              <w:t>问</w:t>
            </w:r>
            <w:r>
              <w:rPr>
                <w:rFonts w:hint="eastAsia"/>
                <w:sz w:val="24"/>
              </w:rPr>
              <w:t xml:space="preserve"> </w:t>
            </w:r>
            <w:r>
              <w:rPr>
                <w:sz w:val="24"/>
              </w:rPr>
              <w:t xml:space="preserve"> </w:t>
            </w:r>
            <w:r>
              <w:rPr>
                <w:rFonts w:hint="eastAsia"/>
                <w:sz w:val="24"/>
              </w:rPr>
              <w:t>题</w:t>
            </w:r>
          </w:p>
        </w:tc>
        <w:tc>
          <w:tcPr>
            <w:tcW w:w="3340" w:type="dxa"/>
            <w:gridSpan w:val="5"/>
            <w:tcBorders>
              <w:right w:val="single" w:sz="12" w:space="0" w:color="auto"/>
            </w:tcBorders>
            <w:vAlign w:val="center"/>
          </w:tcPr>
          <w:p w:rsidR="007C5775" w:rsidRDefault="007C5775">
            <w:pPr>
              <w:jc w:val="center"/>
              <w:rPr>
                <w:sz w:val="24"/>
              </w:rPr>
            </w:pPr>
            <w:r>
              <w:rPr>
                <w:rFonts w:hint="eastAsia"/>
                <w:sz w:val="24"/>
              </w:rPr>
              <w:t>回</w:t>
            </w:r>
            <w:r>
              <w:rPr>
                <w:rFonts w:hint="eastAsia"/>
                <w:sz w:val="24"/>
              </w:rPr>
              <w:t xml:space="preserve">   </w:t>
            </w:r>
            <w:r>
              <w:rPr>
                <w:rFonts w:hint="eastAsia"/>
                <w:sz w:val="24"/>
              </w:rPr>
              <w:t>答</w:t>
            </w:r>
            <w:r>
              <w:rPr>
                <w:rFonts w:hint="eastAsia"/>
                <w:sz w:val="24"/>
              </w:rPr>
              <w:t xml:space="preserve">   </w:t>
            </w:r>
            <w:r>
              <w:rPr>
                <w:rFonts w:hint="eastAsia"/>
                <w:sz w:val="24"/>
              </w:rPr>
              <w:t>问</w:t>
            </w:r>
            <w:r>
              <w:rPr>
                <w:rFonts w:hint="eastAsia"/>
                <w:sz w:val="24"/>
              </w:rPr>
              <w:t xml:space="preserve">  </w:t>
            </w:r>
            <w:r>
              <w:rPr>
                <w:rFonts w:hint="eastAsia"/>
                <w:sz w:val="24"/>
              </w:rPr>
              <w:t>题</w:t>
            </w:r>
          </w:p>
        </w:tc>
      </w:tr>
      <w:tr w:rsidR="007C5775">
        <w:trPr>
          <w:cantSplit/>
          <w:trHeight w:val="735"/>
          <w:jc w:val="center"/>
        </w:trPr>
        <w:tc>
          <w:tcPr>
            <w:tcW w:w="5074" w:type="dxa"/>
            <w:vMerge/>
            <w:tcBorders>
              <w:left w:val="single" w:sz="12" w:space="0" w:color="auto"/>
            </w:tcBorders>
          </w:tcPr>
          <w:p w:rsidR="007C5775" w:rsidRDefault="007C5775">
            <w:pPr>
              <w:rPr>
                <w:sz w:val="24"/>
              </w:rPr>
            </w:pPr>
          </w:p>
        </w:tc>
        <w:tc>
          <w:tcPr>
            <w:tcW w:w="680" w:type="dxa"/>
            <w:vAlign w:val="center"/>
          </w:tcPr>
          <w:p w:rsidR="007C5775" w:rsidRDefault="007C5775">
            <w:pPr>
              <w:adjustRightInd w:val="0"/>
              <w:snapToGrid w:val="0"/>
              <w:spacing w:line="240" w:lineRule="exact"/>
              <w:jc w:val="center"/>
              <w:rPr>
                <w:spacing w:val="-20"/>
              </w:rPr>
            </w:pPr>
            <w:r>
              <w:rPr>
                <w:rFonts w:hint="eastAsia"/>
                <w:spacing w:val="-20"/>
              </w:rPr>
              <w:t>正</w:t>
            </w:r>
            <w:r>
              <w:rPr>
                <w:rFonts w:hint="eastAsia"/>
                <w:spacing w:val="-20"/>
              </w:rPr>
              <w:t xml:space="preserve">   </w:t>
            </w:r>
            <w:r>
              <w:rPr>
                <w:rFonts w:hint="eastAsia"/>
                <w:spacing w:val="-20"/>
              </w:rPr>
              <w:t>确</w:t>
            </w:r>
          </w:p>
        </w:tc>
        <w:tc>
          <w:tcPr>
            <w:tcW w:w="680" w:type="dxa"/>
            <w:vAlign w:val="center"/>
          </w:tcPr>
          <w:p w:rsidR="007C5775" w:rsidRDefault="007C5775">
            <w:pPr>
              <w:adjustRightInd w:val="0"/>
              <w:snapToGrid w:val="0"/>
              <w:spacing w:line="240" w:lineRule="exact"/>
              <w:jc w:val="center"/>
              <w:rPr>
                <w:spacing w:val="-20"/>
              </w:rPr>
            </w:pPr>
            <w:r>
              <w:rPr>
                <w:rFonts w:hint="eastAsia"/>
                <w:spacing w:val="-20"/>
              </w:rPr>
              <w:t>基本</w:t>
            </w:r>
          </w:p>
          <w:p w:rsidR="007C5775" w:rsidRDefault="007C5775">
            <w:pPr>
              <w:adjustRightInd w:val="0"/>
              <w:snapToGrid w:val="0"/>
              <w:spacing w:line="240" w:lineRule="exact"/>
              <w:jc w:val="center"/>
              <w:rPr>
                <w:spacing w:val="-20"/>
              </w:rPr>
            </w:pPr>
            <w:r>
              <w:rPr>
                <w:rFonts w:hint="eastAsia"/>
                <w:spacing w:val="-20"/>
              </w:rPr>
              <w:t>正确</w:t>
            </w:r>
          </w:p>
        </w:tc>
        <w:tc>
          <w:tcPr>
            <w:tcW w:w="680" w:type="dxa"/>
            <w:vAlign w:val="center"/>
          </w:tcPr>
          <w:p w:rsidR="007C5775" w:rsidRDefault="007C5775">
            <w:pPr>
              <w:adjustRightInd w:val="0"/>
              <w:snapToGrid w:val="0"/>
              <w:spacing w:line="240" w:lineRule="exact"/>
              <w:jc w:val="center"/>
              <w:rPr>
                <w:spacing w:val="-20"/>
              </w:rPr>
            </w:pPr>
            <w:r>
              <w:rPr>
                <w:rFonts w:hint="eastAsia"/>
                <w:spacing w:val="-20"/>
              </w:rPr>
              <w:t>有一般性错误</w:t>
            </w:r>
          </w:p>
        </w:tc>
        <w:tc>
          <w:tcPr>
            <w:tcW w:w="680" w:type="dxa"/>
            <w:vAlign w:val="center"/>
          </w:tcPr>
          <w:p w:rsidR="007C5775" w:rsidRDefault="007C5775">
            <w:pPr>
              <w:adjustRightInd w:val="0"/>
              <w:snapToGrid w:val="0"/>
              <w:spacing w:line="240" w:lineRule="exact"/>
              <w:jc w:val="center"/>
              <w:rPr>
                <w:spacing w:val="-20"/>
              </w:rPr>
            </w:pPr>
            <w:r>
              <w:rPr>
                <w:rFonts w:hint="eastAsia"/>
                <w:spacing w:val="-20"/>
              </w:rPr>
              <w:t>有原则性错误</w:t>
            </w:r>
          </w:p>
        </w:tc>
        <w:tc>
          <w:tcPr>
            <w:tcW w:w="620" w:type="dxa"/>
            <w:tcBorders>
              <w:right w:val="single" w:sz="12" w:space="0" w:color="auto"/>
            </w:tcBorders>
            <w:vAlign w:val="center"/>
          </w:tcPr>
          <w:p w:rsidR="007C5775" w:rsidRDefault="007C5775">
            <w:pPr>
              <w:adjustRightInd w:val="0"/>
              <w:snapToGrid w:val="0"/>
              <w:spacing w:line="240" w:lineRule="exact"/>
              <w:jc w:val="center"/>
              <w:rPr>
                <w:spacing w:val="-20"/>
              </w:rPr>
            </w:pPr>
            <w:r>
              <w:rPr>
                <w:rFonts w:hint="eastAsia"/>
                <w:spacing w:val="-20"/>
              </w:rPr>
              <w:t>没有</w:t>
            </w:r>
          </w:p>
          <w:p w:rsidR="007C5775" w:rsidRDefault="007C5775">
            <w:pPr>
              <w:adjustRightInd w:val="0"/>
              <w:snapToGrid w:val="0"/>
              <w:spacing w:line="240" w:lineRule="exact"/>
              <w:jc w:val="center"/>
              <w:rPr>
                <w:spacing w:val="-20"/>
              </w:rPr>
            </w:pPr>
            <w:r>
              <w:rPr>
                <w:rFonts w:hint="eastAsia"/>
                <w:spacing w:val="-20"/>
              </w:rPr>
              <w:t>回答</w:t>
            </w:r>
          </w:p>
        </w:tc>
      </w:tr>
      <w:tr w:rsidR="007C5775">
        <w:trPr>
          <w:cantSplit/>
          <w:trHeight w:val="4368"/>
          <w:jc w:val="center"/>
        </w:trPr>
        <w:tc>
          <w:tcPr>
            <w:tcW w:w="5074" w:type="dxa"/>
            <w:tcBorders>
              <w:left w:val="single" w:sz="12" w:space="0" w:color="auto"/>
            </w:tcBorders>
          </w:tcPr>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tc>
        <w:tc>
          <w:tcPr>
            <w:tcW w:w="680" w:type="dxa"/>
          </w:tcPr>
          <w:p w:rsidR="007C5775" w:rsidRDefault="007C5775">
            <w:pPr>
              <w:rPr>
                <w:sz w:val="24"/>
              </w:rPr>
            </w:pPr>
          </w:p>
        </w:tc>
        <w:tc>
          <w:tcPr>
            <w:tcW w:w="680" w:type="dxa"/>
          </w:tcPr>
          <w:p w:rsidR="007C5775" w:rsidRDefault="007C5775">
            <w:pPr>
              <w:rPr>
                <w:sz w:val="24"/>
              </w:rPr>
            </w:pPr>
          </w:p>
        </w:tc>
        <w:tc>
          <w:tcPr>
            <w:tcW w:w="680" w:type="dxa"/>
          </w:tcPr>
          <w:p w:rsidR="007C5775" w:rsidRDefault="007C5775">
            <w:pPr>
              <w:rPr>
                <w:sz w:val="24"/>
              </w:rPr>
            </w:pPr>
          </w:p>
        </w:tc>
        <w:tc>
          <w:tcPr>
            <w:tcW w:w="680" w:type="dxa"/>
          </w:tcPr>
          <w:p w:rsidR="007C5775" w:rsidRDefault="007C5775">
            <w:pPr>
              <w:rPr>
                <w:sz w:val="24"/>
              </w:rPr>
            </w:pPr>
          </w:p>
        </w:tc>
        <w:tc>
          <w:tcPr>
            <w:tcW w:w="620" w:type="dxa"/>
            <w:tcBorders>
              <w:right w:val="single" w:sz="12" w:space="0" w:color="auto"/>
            </w:tcBorders>
          </w:tcPr>
          <w:p w:rsidR="007C5775" w:rsidRDefault="007C5775">
            <w:pPr>
              <w:rPr>
                <w:sz w:val="24"/>
              </w:rPr>
            </w:pPr>
          </w:p>
        </w:tc>
      </w:tr>
      <w:tr w:rsidR="007C5775">
        <w:trPr>
          <w:cantSplit/>
          <w:trHeight w:val="3303"/>
          <w:jc w:val="center"/>
        </w:trPr>
        <w:tc>
          <w:tcPr>
            <w:tcW w:w="8414" w:type="dxa"/>
            <w:gridSpan w:val="6"/>
            <w:tcBorders>
              <w:left w:val="single" w:sz="12" w:space="0" w:color="auto"/>
              <w:right w:val="single" w:sz="12" w:space="0" w:color="auto"/>
            </w:tcBorders>
          </w:tcPr>
          <w:p w:rsidR="007C5775" w:rsidRDefault="007C5775" w:rsidP="003E2332">
            <w:pPr>
              <w:spacing w:beforeLines="50"/>
              <w:rPr>
                <w:sz w:val="24"/>
              </w:rPr>
            </w:pPr>
            <w:r>
              <w:rPr>
                <w:rFonts w:hint="eastAsia"/>
                <w:sz w:val="24"/>
              </w:rPr>
              <w:t>答辩委员会评语及建议成绩：</w:t>
            </w: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spacing w:after="60"/>
              <w:rPr>
                <w:sz w:val="24"/>
              </w:rPr>
            </w:pPr>
          </w:p>
          <w:p w:rsidR="007C5775" w:rsidRDefault="007C5775">
            <w:pPr>
              <w:spacing w:after="60"/>
              <w:rPr>
                <w:sz w:val="24"/>
              </w:rPr>
            </w:pPr>
            <w:r>
              <w:rPr>
                <w:rFonts w:hint="eastAsia"/>
                <w:sz w:val="24"/>
              </w:rPr>
              <w:t xml:space="preserve">                                </w:t>
            </w:r>
            <w:r>
              <w:rPr>
                <w:rFonts w:hint="eastAsia"/>
                <w:sz w:val="24"/>
              </w:rPr>
              <w:t>答辩委员会主任签字：</w:t>
            </w:r>
            <w:r>
              <w:rPr>
                <w:rFonts w:hint="eastAsia"/>
                <w:sz w:val="24"/>
              </w:rPr>
              <w:t xml:space="preserve">            </w:t>
            </w:r>
          </w:p>
          <w:p w:rsidR="007C5775" w:rsidRDefault="007C5775">
            <w:pPr>
              <w:spacing w:after="60"/>
              <w:ind w:firstLineChars="800" w:firstLine="1920"/>
              <w:rPr>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r w:rsidR="007C5775">
        <w:trPr>
          <w:cantSplit/>
          <w:trHeight w:val="1669"/>
          <w:jc w:val="center"/>
        </w:trPr>
        <w:tc>
          <w:tcPr>
            <w:tcW w:w="8414" w:type="dxa"/>
            <w:gridSpan w:val="6"/>
            <w:tcBorders>
              <w:left w:val="single" w:sz="12" w:space="0" w:color="auto"/>
              <w:bottom w:val="single" w:sz="12" w:space="0" w:color="auto"/>
              <w:right w:val="single" w:sz="12" w:space="0" w:color="auto"/>
            </w:tcBorders>
          </w:tcPr>
          <w:p w:rsidR="007C5775" w:rsidRDefault="007C5775" w:rsidP="003E2332">
            <w:pPr>
              <w:spacing w:beforeLines="50"/>
              <w:rPr>
                <w:sz w:val="24"/>
              </w:rPr>
            </w:pPr>
            <w:r>
              <w:rPr>
                <w:rFonts w:hint="eastAsia"/>
                <w:sz w:val="24"/>
              </w:rPr>
              <w:t>学院领导小组综合评定成绩：</w:t>
            </w:r>
          </w:p>
          <w:p w:rsidR="007C5775" w:rsidRDefault="007C5775">
            <w:pPr>
              <w:rPr>
                <w:sz w:val="24"/>
              </w:rPr>
            </w:pPr>
          </w:p>
          <w:p w:rsidR="007C5775" w:rsidRDefault="007C5775">
            <w:pPr>
              <w:rPr>
                <w:sz w:val="24"/>
              </w:rPr>
            </w:pPr>
          </w:p>
          <w:p w:rsidR="007C5775" w:rsidRDefault="007C5775">
            <w:pPr>
              <w:spacing w:after="60"/>
              <w:ind w:firstLineChars="1700" w:firstLine="4080"/>
              <w:rPr>
                <w:sz w:val="24"/>
              </w:rPr>
            </w:pPr>
            <w:r>
              <w:rPr>
                <w:rFonts w:hint="eastAsia"/>
                <w:sz w:val="24"/>
              </w:rPr>
              <w:t>学院领导小组负责人：</w:t>
            </w:r>
            <w:r>
              <w:rPr>
                <w:rFonts w:hint="eastAsia"/>
                <w:sz w:val="24"/>
              </w:rPr>
              <w:t xml:space="preserve">              </w:t>
            </w:r>
          </w:p>
          <w:p w:rsidR="007C5775" w:rsidRDefault="007C5775">
            <w:pPr>
              <w:ind w:firstLineChars="800" w:firstLine="1920"/>
              <w:rPr>
                <w:sz w:val="24"/>
              </w:rPr>
            </w:pP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tc>
      </w:tr>
    </w:tbl>
    <w:p w:rsidR="007C5775" w:rsidRDefault="007C5775" w:rsidP="003E2332">
      <w:pPr>
        <w:spacing w:beforeLines="50" w:line="300" w:lineRule="auto"/>
        <w:jc w:val="center"/>
        <w:rPr>
          <w:rFonts w:eastAsia="黑体"/>
          <w:sz w:val="32"/>
        </w:rPr>
      </w:pPr>
      <w:r>
        <w:rPr>
          <w:rFonts w:eastAsia="黑体" w:hint="eastAsia"/>
          <w:sz w:val="32"/>
        </w:rPr>
        <w:lastRenderedPageBreak/>
        <w:t>摘</w:t>
      </w:r>
      <w:r>
        <w:rPr>
          <w:rFonts w:eastAsia="黑体" w:hint="eastAsia"/>
          <w:sz w:val="32"/>
        </w:rPr>
        <w:t xml:space="preserve">  </w:t>
      </w:r>
      <w:r>
        <w:rPr>
          <w:rFonts w:eastAsia="黑体" w:hint="eastAsia"/>
          <w:sz w:val="32"/>
        </w:rPr>
        <w:t>要</w:t>
      </w:r>
    </w:p>
    <w:p w:rsidR="007C5775" w:rsidRDefault="007C5775" w:rsidP="00962466">
      <w:pPr>
        <w:spacing w:beforeLines="50" w:line="300" w:lineRule="auto"/>
        <w:jc w:val="center"/>
        <w:rPr>
          <w:rFonts w:eastAsia="黑体"/>
          <w:sz w:val="32"/>
        </w:rPr>
      </w:pPr>
    </w:p>
    <w:p w:rsidR="007C5775" w:rsidRDefault="007C5775">
      <w:pPr>
        <w:spacing w:line="400" w:lineRule="exact"/>
        <w:ind w:firstLineChars="200" w:firstLine="480"/>
        <w:jc w:val="left"/>
        <w:rPr>
          <w:rFonts w:ascii="宋体" w:hAnsi="宋体" w:cs="宋体"/>
          <w:sz w:val="24"/>
          <w:shd w:val="clear" w:color="auto" w:fill="FFFFFF"/>
        </w:rPr>
      </w:pPr>
      <w:commentRangeStart w:id="14"/>
      <w:r>
        <w:rPr>
          <w:rFonts w:ascii="宋体" w:hAnsi="宋体" w:cs="宋体" w:hint="eastAsia"/>
          <w:bCs/>
          <w:sz w:val="24"/>
        </w:rPr>
        <w:t>墙体</w:t>
      </w:r>
      <w:commentRangeEnd w:id="14"/>
      <w:r>
        <w:rPr>
          <w:rStyle w:val="ae"/>
        </w:rPr>
        <w:commentReference w:id="14"/>
      </w:r>
      <w:commentRangeStart w:id="15"/>
      <w:r>
        <w:rPr>
          <w:rFonts w:ascii="宋体" w:hAnsi="宋体" w:cs="宋体" w:hint="eastAsia"/>
          <w:bCs/>
          <w:sz w:val="24"/>
        </w:rPr>
        <w:t>探测仪</w:t>
      </w:r>
      <w:commentRangeEnd w:id="15"/>
      <w:r w:rsidR="00E0132A">
        <w:rPr>
          <w:rStyle w:val="ae"/>
        </w:rPr>
        <w:commentReference w:id="15"/>
      </w:r>
      <w:r>
        <w:rPr>
          <w:rFonts w:ascii="宋体" w:hAnsi="宋体" w:cs="宋体" w:hint="eastAsia"/>
          <w:bCs/>
          <w:sz w:val="24"/>
        </w:rPr>
        <w:t>，主要运用在房屋装修时查找墙体中的电线、水管和金属物。其中探测电线和金属的技术发展的相对成熟，水管探测起步较晚。</w:t>
      </w:r>
      <w:commentRangeStart w:id="16"/>
      <w:r>
        <w:rPr>
          <w:rFonts w:ascii="宋体" w:hAnsi="宋体" w:cs="宋体" w:hint="eastAsia"/>
          <w:bCs/>
          <w:sz w:val="24"/>
        </w:rPr>
        <w:t>墙体</w:t>
      </w:r>
      <w:commentRangeEnd w:id="16"/>
      <w:r>
        <w:rPr>
          <w:rStyle w:val="ae"/>
        </w:rPr>
        <w:commentReference w:id="16"/>
      </w:r>
      <w:commentRangeStart w:id="17"/>
      <w:r>
        <w:rPr>
          <w:rFonts w:ascii="宋体" w:hAnsi="宋体" w:cs="宋体" w:hint="eastAsia"/>
          <w:bCs/>
          <w:sz w:val="24"/>
        </w:rPr>
        <w:t>探测仪</w:t>
      </w:r>
      <w:commentRangeEnd w:id="17"/>
      <w:r w:rsidR="00E0132A">
        <w:rPr>
          <w:rStyle w:val="ae"/>
        </w:rPr>
        <w:commentReference w:id="17"/>
      </w:r>
      <w:r>
        <w:rPr>
          <w:rFonts w:ascii="宋体" w:hAnsi="宋体" w:cs="宋体" w:hint="eastAsia"/>
          <w:bCs/>
          <w:sz w:val="24"/>
        </w:rPr>
        <w:t>可以有效提高施工效率，提高施工的安全性。</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首先，阐述</w:t>
      </w:r>
      <w:commentRangeStart w:id="18"/>
      <w:r>
        <w:rPr>
          <w:rFonts w:ascii="宋体" w:hAnsi="宋体" w:cs="宋体" w:hint="eastAsia"/>
          <w:sz w:val="24"/>
          <w:shd w:val="clear" w:color="auto" w:fill="FFFFFF"/>
        </w:rPr>
        <w:t>了</w:t>
      </w:r>
      <w:commentRangeEnd w:id="18"/>
      <w:r>
        <w:rPr>
          <w:rStyle w:val="ae"/>
        </w:rPr>
        <w:commentReference w:id="18"/>
      </w:r>
      <w:commentRangeStart w:id="19"/>
      <w:r>
        <w:rPr>
          <w:rFonts w:ascii="宋体" w:hAnsi="宋体" w:cs="宋体" w:hint="eastAsia"/>
          <w:sz w:val="24"/>
          <w:shd w:val="clear" w:color="auto" w:fill="FFFFFF"/>
        </w:rPr>
        <w:t>墙体</w:t>
      </w:r>
      <w:commentRangeEnd w:id="19"/>
      <w:r>
        <w:rPr>
          <w:rStyle w:val="ae"/>
        </w:rPr>
        <w:commentReference w:id="19"/>
      </w:r>
      <w:commentRangeStart w:id="20"/>
      <w:r>
        <w:rPr>
          <w:rFonts w:ascii="宋体" w:hAnsi="宋体" w:cs="宋体" w:hint="eastAsia"/>
          <w:sz w:val="24"/>
          <w:shd w:val="clear" w:color="auto" w:fill="FFFFFF"/>
        </w:rPr>
        <w:t>探测仪</w:t>
      </w:r>
      <w:commentRangeEnd w:id="20"/>
      <w:r w:rsidR="00E0132A">
        <w:rPr>
          <w:rStyle w:val="ae"/>
        </w:rPr>
        <w:commentReference w:id="20"/>
      </w:r>
      <w:r>
        <w:rPr>
          <w:rFonts w:ascii="宋体" w:hAnsi="宋体" w:cs="宋体" w:hint="eastAsia"/>
          <w:sz w:val="24"/>
          <w:shd w:val="clear" w:color="auto" w:fill="FFFFFF"/>
        </w:rPr>
        <w:t>的主要</w:t>
      </w:r>
      <w:commentRangeStart w:id="21"/>
      <w:r>
        <w:rPr>
          <w:rFonts w:ascii="宋体" w:hAnsi="宋体" w:cs="宋体" w:hint="eastAsia"/>
          <w:sz w:val="24"/>
          <w:shd w:val="clear" w:color="auto" w:fill="FFFFFF"/>
        </w:rPr>
        <w:t>部分和主要应用</w:t>
      </w:r>
      <w:commentRangeEnd w:id="21"/>
      <w:r>
        <w:rPr>
          <w:rStyle w:val="ae"/>
        </w:rPr>
        <w:commentReference w:id="21"/>
      </w:r>
      <w:r>
        <w:rPr>
          <w:rFonts w:ascii="宋体" w:hAnsi="宋体" w:cs="宋体" w:hint="eastAsia"/>
          <w:sz w:val="24"/>
          <w:shd w:val="clear" w:color="auto" w:fill="FFFFFF"/>
        </w:rPr>
        <w:t>。不同的</w:t>
      </w:r>
      <w:commentRangeStart w:id="22"/>
      <w:r>
        <w:rPr>
          <w:rFonts w:ascii="宋体" w:hAnsi="宋体" w:cs="宋体" w:hint="eastAsia"/>
          <w:sz w:val="24"/>
          <w:shd w:val="clear" w:color="auto" w:fill="FFFFFF"/>
        </w:rPr>
        <w:t>探测</w:t>
      </w:r>
      <w:commentRangeEnd w:id="22"/>
      <w:r w:rsidR="00E0132A">
        <w:rPr>
          <w:rStyle w:val="ae"/>
        </w:rPr>
        <w:commentReference w:id="22"/>
      </w:r>
      <w:r>
        <w:rPr>
          <w:rFonts w:ascii="宋体" w:hAnsi="宋体" w:cs="宋体" w:hint="eastAsia"/>
          <w:sz w:val="24"/>
          <w:shd w:val="clear" w:color="auto" w:fill="FFFFFF"/>
        </w:rPr>
        <w:t>物应用不同的检测原理</w:t>
      </w:r>
      <w:commentRangeStart w:id="23"/>
      <w:r>
        <w:rPr>
          <w:rFonts w:ascii="宋体" w:hAnsi="宋体" w:cs="宋体" w:hint="eastAsia"/>
          <w:sz w:val="24"/>
          <w:shd w:val="clear" w:color="auto" w:fill="FFFFFF"/>
        </w:rPr>
        <w:t>，</w:t>
      </w:r>
      <w:commentRangeEnd w:id="23"/>
      <w:r>
        <w:rPr>
          <w:rStyle w:val="ae"/>
        </w:rPr>
        <w:commentReference w:id="23"/>
      </w:r>
      <w:r>
        <w:rPr>
          <w:rFonts w:ascii="宋体" w:hAnsi="宋体" w:cs="宋体" w:hint="eastAsia"/>
          <w:sz w:val="24"/>
          <w:shd w:val="clear" w:color="auto" w:fill="FFFFFF"/>
        </w:rPr>
        <w:t>水管</w:t>
      </w:r>
      <w:commentRangeStart w:id="24"/>
      <w:r>
        <w:rPr>
          <w:rFonts w:ascii="宋体" w:hAnsi="宋体" w:cs="宋体" w:hint="eastAsia"/>
          <w:sz w:val="24"/>
          <w:shd w:val="clear" w:color="auto" w:fill="FFFFFF"/>
        </w:rPr>
        <w:t>探测</w:t>
      </w:r>
      <w:commentRangeEnd w:id="24"/>
      <w:r w:rsidR="00E0132A">
        <w:rPr>
          <w:rStyle w:val="ae"/>
        </w:rPr>
        <w:commentReference w:id="24"/>
      </w:r>
      <w:r>
        <w:rPr>
          <w:rFonts w:ascii="宋体" w:hAnsi="宋体" w:cs="宋体" w:hint="eastAsia"/>
          <w:sz w:val="24"/>
          <w:shd w:val="clear" w:color="auto" w:fill="FFFFFF"/>
        </w:rPr>
        <w:t>应用电容式传感器的工作原理</w:t>
      </w:r>
      <w:commentRangeStart w:id="25"/>
      <w:r>
        <w:rPr>
          <w:rFonts w:ascii="宋体" w:hAnsi="宋体" w:cs="宋体" w:hint="eastAsia"/>
          <w:sz w:val="24"/>
          <w:shd w:val="clear" w:color="auto" w:fill="FFFFFF"/>
        </w:rPr>
        <w:t>，</w:t>
      </w:r>
      <w:commentRangeEnd w:id="25"/>
      <w:r w:rsidR="00E0132A">
        <w:rPr>
          <w:rStyle w:val="ae"/>
        </w:rPr>
        <w:commentReference w:id="25"/>
      </w:r>
      <w:r>
        <w:rPr>
          <w:rFonts w:ascii="宋体" w:hAnsi="宋体" w:cs="宋体" w:hint="eastAsia"/>
          <w:sz w:val="24"/>
          <w:shd w:val="clear" w:color="auto" w:fill="FFFFFF"/>
        </w:rPr>
        <w:t>通电电线应用感应电场原理</w:t>
      </w:r>
      <w:commentRangeStart w:id="26"/>
      <w:r>
        <w:rPr>
          <w:rFonts w:ascii="宋体" w:hAnsi="宋体" w:cs="宋体" w:hint="eastAsia"/>
          <w:sz w:val="24"/>
          <w:shd w:val="clear" w:color="auto" w:fill="FFFFFF"/>
        </w:rPr>
        <w:t>，</w:t>
      </w:r>
      <w:commentRangeEnd w:id="26"/>
      <w:r w:rsidR="00E0132A">
        <w:rPr>
          <w:rStyle w:val="ae"/>
        </w:rPr>
        <w:commentReference w:id="26"/>
      </w:r>
      <w:r>
        <w:rPr>
          <w:rFonts w:ascii="宋体" w:hAnsi="宋体" w:cs="宋体" w:hint="eastAsia"/>
          <w:sz w:val="24"/>
          <w:shd w:val="clear" w:color="auto" w:fill="FFFFFF"/>
        </w:rPr>
        <w:t>金属检测应用感应电流和涡流工作原理。</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其次，给出</w:t>
      </w:r>
      <w:commentRangeStart w:id="27"/>
      <w:r>
        <w:rPr>
          <w:rFonts w:ascii="宋体" w:hAnsi="宋体" w:cs="宋体" w:hint="eastAsia"/>
          <w:sz w:val="24"/>
          <w:shd w:val="clear" w:color="auto" w:fill="FFFFFF"/>
        </w:rPr>
        <w:t>了</w:t>
      </w:r>
      <w:commentRangeEnd w:id="27"/>
      <w:r w:rsidR="00E0132A">
        <w:rPr>
          <w:rStyle w:val="ae"/>
        </w:rPr>
        <w:commentReference w:id="27"/>
      </w:r>
      <w:commentRangeStart w:id="28"/>
      <w:r>
        <w:rPr>
          <w:rFonts w:ascii="宋体" w:hAnsi="宋体" w:cs="宋体" w:hint="eastAsia"/>
          <w:sz w:val="24"/>
          <w:shd w:val="clear" w:color="auto" w:fill="FFFFFF"/>
        </w:rPr>
        <w:t>墙体</w:t>
      </w:r>
      <w:commentRangeEnd w:id="28"/>
      <w:r w:rsidR="00E0132A">
        <w:rPr>
          <w:rStyle w:val="ae"/>
        </w:rPr>
        <w:commentReference w:id="28"/>
      </w:r>
      <w:commentRangeStart w:id="29"/>
      <w:r>
        <w:rPr>
          <w:rFonts w:ascii="宋体" w:hAnsi="宋体" w:cs="宋体" w:hint="eastAsia"/>
          <w:sz w:val="24"/>
          <w:shd w:val="clear" w:color="auto" w:fill="FFFFFF"/>
        </w:rPr>
        <w:t>探测器</w:t>
      </w:r>
      <w:commentRangeEnd w:id="29"/>
      <w:r w:rsidR="00E0132A">
        <w:rPr>
          <w:rStyle w:val="ae"/>
        </w:rPr>
        <w:commentReference w:id="29"/>
      </w:r>
      <w:r>
        <w:rPr>
          <w:rFonts w:ascii="宋体" w:hAnsi="宋体" w:cs="宋体" w:hint="eastAsia"/>
          <w:sz w:val="24"/>
          <w:shd w:val="clear" w:color="auto" w:fill="FFFFFF"/>
        </w:rPr>
        <w:t>的硬件设计。主要是硬件设计总图及各</w:t>
      </w:r>
      <w:commentRangeStart w:id="30"/>
      <w:r>
        <w:rPr>
          <w:rFonts w:ascii="宋体" w:hAnsi="宋体" w:cs="宋体" w:hint="eastAsia"/>
          <w:sz w:val="24"/>
          <w:shd w:val="clear" w:color="auto" w:fill="FFFFFF"/>
        </w:rPr>
        <w:t>分</w:t>
      </w:r>
      <w:commentRangeEnd w:id="30"/>
      <w:r w:rsidR="00E0132A">
        <w:rPr>
          <w:rStyle w:val="ae"/>
        </w:rPr>
        <w:commentReference w:id="30"/>
      </w:r>
      <w:r>
        <w:rPr>
          <w:rFonts w:ascii="宋体" w:hAnsi="宋体" w:cs="宋体" w:hint="eastAsia"/>
          <w:sz w:val="24"/>
          <w:shd w:val="clear" w:color="auto" w:fill="FFFFFF"/>
        </w:rPr>
        <w:t>模块电路图以及</w:t>
      </w:r>
      <w:commentRangeStart w:id="31"/>
      <w:r>
        <w:rPr>
          <w:rFonts w:ascii="宋体" w:hAnsi="宋体" w:cs="宋体" w:hint="eastAsia"/>
          <w:sz w:val="24"/>
          <w:shd w:val="clear" w:color="auto" w:fill="FFFFFF"/>
        </w:rPr>
        <w:t>和</w:t>
      </w:r>
      <w:commentRangeEnd w:id="31"/>
      <w:r w:rsidR="00E0132A">
        <w:rPr>
          <w:rStyle w:val="ae"/>
        </w:rPr>
        <w:commentReference w:id="31"/>
      </w:r>
      <w:r>
        <w:rPr>
          <w:rFonts w:ascii="宋体" w:hAnsi="宋体" w:cs="宋体" w:hint="eastAsia"/>
          <w:sz w:val="24"/>
          <w:shd w:val="clear" w:color="auto" w:fill="FFFFFF"/>
        </w:rPr>
        <w:t>STM32的连接图。水管</w:t>
      </w:r>
      <w:commentRangeStart w:id="32"/>
      <w:r>
        <w:rPr>
          <w:rFonts w:ascii="宋体" w:hAnsi="宋体" w:cs="宋体" w:hint="eastAsia"/>
          <w:sz w:val="24"/>
          <w:shd w:val="clear" w:color="auto" w:fill="FFFFFF"/>
        </w:rPr>
        <w:t>探测</w:t>
      </w:r>
      <w:commentRangeEnd w:id="32"/>
      <w:r w:rsidR="00E0132A">
        <w:rPr>
          <w:rStyle w:val="ae"/>
        </w:rPr>
        <w:commentReference w:id="32"/>
      </w:r>
      <w:r>
        <w:rPr>
          <w:rFonts w:ascii="宋体" w:hAnsi="宋体" w:cs="宋体" w:hint="eastAsia"/>
          <w:sz w:val="24"/>
          <w:shd w:val="clear" w:color="auto" w:fill="FFFFFF"/>
        </w:rPr>
        <w:t>模块电路图包括方波震荡电路</w:t>
      </w:r>
      <w:commentRangeStart w:id="33"/>
      <w:r>
        <w:rPr>
          <w:rFonts w:ascii="宋体" w:hAnsi="宋体" w:cs="宋体" w:hint="eastAsia"/>
          <w:sz w:val="24"/>
          <w:shd w:val="clear" w:color="auto" w:fill="FFFFFF"/>
        </w:rPr>
        <w:t>设计</w:t>
      </w:r>
      <w:commentRangeEnd w:id="33"/>
      <w:r w:rsidR="00E0132A">
        <w:rPr>
          <w:rStyle w:val="ae"/>
        </w:rPr>
        <w:commentReference w:id="33"/>
      </w:r>
      <w:r>
        <w:rPr>
          <w:rFonts w:ascii="宋体" w:hAnsi="宋体" w:cs="宋体" w:hint="eastAsia"/>
          <w:sz w:val="24"/>
          <w:shd w:val="clear" w:color="auto" w:fill="FFFFFF"/>
        </w:rPr>
        <w:t>、运算放大电路、滤波放大电路；通电电线</w:t>
      </w:r>
      <w:commentRangeStart w:id="34"/>
      <w:r>
        <w:rPr>
          <w:rFonts w:ascii="宋体" w:hAnsi="宋体" w:cs="宋体" w:hint="eastAsia"/>
          <w:sz w:val="24"/>
          <w:shd w:val="clear" w:color="auto" w:fill="FFFFFF"/>
        </w:rPr>
        <w:t>探测</w:t>
      </w:r>
      <w:commentRangeEnd w:id="34"/>
      <w:r w:rsidR="00E0132A">
        <w:rPr>
          <w:rStyle w:val="ae"/>
        </w:rPr>
        <w:commentReference w:id="34"/>
      </w:r>
      <w:r>
        <w:rPr>
          <w:rFonts w:ascii="宋体" w:hAnsi="宋体" w:cs="宋体" w:hint="eastAsia"/>
          <w:sz w:val="24"/>
          <w:shd w:val="clear" w:color="auto" w:fill="FFFFFF"/>
        </w:rPr>
        <w:t>模块电路图包块场效应管感应电压电路、三极管放大电路；金属</w:t>
      </w:r>
      <w:commentRangeStart w:id="35"/>
      <w:r>
        <w:rPr>
          <w:rFonts w:ascii="宋体" w:hAnsi="宋体" w:cs="宋体" w:hint="eastAsia"/>
          <w:sz w:val="24"/>
          <w:shd w:val="clear" w:color="auto" w:fill="FFFFFF"/>
        </w:rPr>
        <w:t>探测</w:t>
      </w:r>
      <w:commentRangeEnd w:id="35"/>
      <w:r w:rsidR="00E0132A">
        <w:rPr>
          <w:rStyle w:val="ae"/>
        </w:rPr>
        <w:commentReference w:id="35"/>
      </w:r>
      <w:r>
        <w:rPr>
          <w:rFonts w:ascii="宋体" w:hAnsi="宋体" w:cs="宋体" w:hint="eastAsia"/>
          <w:sz w:val="24"/>
          <w:shd w:val="clear" w:color="auto" w:fill="FFFFFF"/>
        </w:rPr>
        <w:t>模块电路图包括LC谐振电路等。</w:t>
      </w:r>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再次，进行了金属探测器的软件设计。介绍了软件开发环境Keil，给出了系统主程序流程图、AD转换流程图、各</w:t>
      </w:r>
      <w:commentRangeStart w:id="36"/>
      <w:r>
        <w:rPr>
          <w:rFonts w:ascii="宋体" w:hAnsi="宋体" w:cs="宋体" w:hint="eastAsia"/>
          <w:sz w:val="24"/>
          <w:shd w:val="clear" w:color="auto" w:fill="FFFFFF"/>
        </w:rPr>
        <w:t>探测</w:t>
      </w:r>
      <w:commentRangeEnd w:id="36"/>
      <w:r w:rsidR="00E0132A">
        <w:rPr>
          <w:rStyle w:val="ae"/>
        </w:rPr>
        <w:commentReference w:id="36"/>
      </w:r>
      <w:r>
        <w:rPr>
          <w:rFonts w:ascii="宋体" w:hAnsi="宋体" w:cs="宋体" w:hint="eastAsia"/>
          <w:sz w:val="24"/>
          <w:shd w:val="clear" w:color="auto" w:fill="FFFFFF"/>
        </w:rPr>
        <w:t>信号检测流程图等。</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最后，</w:t>
      </w:r>
      <w:commentRangeStart w:id="37"/>
      <w:r>
        <w:rPr>
          <w:rFonts w:ascii="宋体" w:hAnsi="宋体" w:cs="宋体" w:hint="eastAsia"/>
          <w:sz w:val="24"/>
          <w:shd w:val="clear" w:color="auto" w:fill="FFFFFF"/>
        </w:rPr>
        <w:t>进行了</w:t>
      </w:r>
      <w:commentRangeEnd w:id="37"/>
      <w:r w:rsidR="00E0132A">
        <w:rPr>
          <w:rStyle w:val="ae"/>
        </w:rPr>
        <w:commentReference w:id="37"/>
      </w:r>
      <w:r>
        <w:rPr>
          <w:rFonts w:ascii="宋体" w:hAnsi="宋体" w:cs="宋体" w:hint="eastAsia"/>
          <w:sz w:val="24"/>
          <w:shd w:val="clear" w:color="auto" w:fill="FFFFFF"/>
        </w:rPr>
        <w:t>仿真</w:t>
      </w:r>
      <w:commentRangeStart w:id="38"/>
      <w:r>
        <w:rPr>
          <w:rFonts w:ascii="宋体" w:hAnsi="宋体" w:cs="宋体" w:hint="eastAsia"/>
          <w:sz w:val="24"/>
          <w:shd w:val="clear" w:color="auto" w:fill="FFFFFF"/>
        </w:rPr>
        <w:t>并</w:t>
      </w:r>
      <w:commentRangeEnd w:id="38"/>
      <w:r w:rsidR="00E0132A">
        <w:rPr>
          <w:rStyle w:val="ae"/>
        </w:rPr>
        <w:commentReference w:id="38"/>
      </w:r>
      <w:r>
        <w:rPr>
          <w:rFonts w:ascii="宋体" w:hAnsi="宋体" w:cs="宋体" w:hint="eastAsia"/>
          <w:sz w:val="24"/>
          <w:shd w:val="clear" w:color="auto" w:fill="FFFFFF"/>
        </w:rPr>
        <w:t>对设计的</w:t>
      </w:r>
      <w:commentRangeStart w:id="39"/>
      <w:r>
        <w:rPr>
          <w:rFonts w:ascii="宋体" w:hAnsi="宋体" w:cs="宋体" w:hint="eastAsia"/>
          <w:sz w:val="24"/>
          <w:shd w:val="clear" w:color="auto" w:fill="FFFFFF"/>
        </w:rPr>
        <w:t>墙体探测仪</w:t>
      </w:r>
      <w:commentRangeEnd w:id="39"/>
      <w:r w:rsidR="00E0132A">
        <w:rPr>
          <w:rStyle w:val="ae"/>
        </w:rPr>
        <w:commentReference w:id="39"/>
      </w:r>
      <w:commentRangeStart w:id="40"/>
      <w:r>
        <w:rPr>
          <w:rFonts w:ascii="宋体" w:hAnsi="宋体" w:cs="宋体" w:hint="eastAsia"/>
          <w:sz w:val="24"/>
          <w:shd w:val="clear" w:color="auto" w:fill="FFFFFF"/>
        </w:rPr>
        <w:t>实验系统</w:t>
      </w:r>
      <w:commentRangeEnd w:id="40"/>
      <w:r w:rsidR="00E0132A">
        <w:rPr>
          <w:rStyle w:val="ae"/>
        </w:rPr>
        <w:commentReference w:id="40"/>
      </w:r>
      <w:r>
        <w:rPr>
          <w:rFonts w:ascii="宋体" w:hAnsi="宋体" w:cs="宋体" w:hint="eastAsia"/>
          <w:sz w:val="24"/>
          <w:shd w:val="clear" w:color="auto" w:fill="FFFFFF"/>
        </w:rPr>
        <w:t>进行了验证。通过仿真结果和测试</w:t>
      </w:r>
      <w:commentRangeStart w:id="41"/>
      <w:r>
        <w:rPr>
          <w:rFonts w:ascii="宋体" w:hAnsi="宋体" w:cs="宋体" w:hint="eastAsia"/>
          <w:sz w:val="24"/>
          <w:shd w:val="clear" w:color="auto" w:fill="FFFFFF"/>
        </w:rPr>
        <w:t>数据</w:t>
      </w:r>
      <w:commentRangeEnd w:id="41"/>
      <w:r w:rsidR="00E0132A">
        <w:rPr>
          <w:rStyle w:val="ae"/>
        </w:rPr>
        <w:commentReference w:id="41"/>
      </w:r>
      <w:r>
        <w:rPr>
          <w:rFonts w:ascii="宋体" w:hAnsi="宋体" w:cs="宋体" w:hint="eastAsia"/>
          <w:sz w:val="24"/>
          <w:shd w:val="clear" w:color="auto" w:fill="FFFFFF"/>
        </w:rPr>
        <w:t>证明了</w:t>
      </w:r>
      <w:commentRangeStart w:id="42"/>
      <w:r>
        <w:rPr>
          <w:rFonts w:ascii="宋体" w:hAnsi="宋体" w:cs="宋体" w:hint="eastAsia"/>
          <w:sz w:val="24"/>
          <w:shd w:val="clear" w:color="auto" w:fill="FFFFFF"/>
        </w:rPr>
        <w:t>设计</w:t>
      </w:r>
      <w:commentRangeEnd w:id="42"/>
      <w:r w:rsidR="00E0132A">
        <w:rPr>
          <w:rStyle w:val="ae"/>
        </w:rPr>
        <w:commentReference w:id="42"/>
      </w:r>
      <w:r>
        <w:rPr>
          <w:rFonts w:ascii="宋体" w:hAnsi="宋体" w:cs="宋体" w:hint="eastAsia"/>
          <w:sz w:val="24"/>
          <w:shd w:val="clear" w:color="auto" w:fill="FFFFFF"/>
        </w:rPr>
        <w:t>的</w:t>
      </w:r>
      <w:commentRangeStart w:id="43"/>
      <w:r>
        <w:rPr>
          <w:rFonts w:ascii="宋体" w:hAnsi="宋体" w:cs="宋体" w:hint="eastAsia"/>
          <w:sz w:val="24"/>
          <w:shd w:val="clear" w:color="auto" w:fill="FFFFFF"/>
        </w:rPr>
        <w:t>墙体探测仪</w:t>
      </w:r>
      <w:commentRangeEnd w:id="43"/>
      <w:r w:rsidR="00E0132A">
        <w:rPr>
          <w:rStyle w:val="ae"/>
        </w:rPr>
        <w:commentReference w:id="43"/>
      </w:r>
      <w:r>
        <w:rPr>
          <w:rFonts w:ascii="宋体" w:hAnsi="宋体" w:cs="宋体" w:hint="eastAsia"/>
          <w:sz w:val="24"/>
          <w:shd w:val="clear" w:color="auto" w:fill="FFFFFF"/>
        </w:rPr>
        <w:t>能达到检测水管、通电电线、金属的目的，性能稳定，检测精度到达基本要求。</w:t>
      </w:r>
    </w:p>
    <w:p w:rsidR="007C5775" w:rsidRDefault="007C5775">
      <w:pPr>
        <w:spacing w:line="300" w:lineRule="auto"/>
        <w:rPr>
          <w:rFonts w:ascii="黑体" w:eastAsia="黑体" w:hAnsi="黑体" w:cs="黑体"/>
          <w:sz w:val="24"/>
          <w:shd w:val="clear" w:color="auto" w:fill="FFFFFF"/>
        </w:rPr>
      </w:pPr>
    </w:p>
    <w:p w:rsidR="007C5775" w:rsidRDefault="007C5775">
      <w:pPr>
        <w:spacing w:line="300" w:lineRule="auto"/>
        <w:rPr>
          <w:rFonts w:ascii="黑体" w:eastAsia="黑体" w:hAnsi="黑体" w:cs="黑体"/>
          <w:sz w:val="24"/>
          <w:shd w:val="clear" w:color="auto" w:fill="FFFFFF"/>
        </w:rPr>
      </w:pPr>
    </w:p>
    <w:p w:rsidR="007C5775" w:rsidRDefault="007C5775">
      <w:pPr>
        <w:spacing w:line="300" w:lineRule="auto"/>
        <w:rPr>
          <w:rFonts w:ascii="黑体" w:eastAsia="黑体" w:hAnsi="黑体" w:cs="黑体"/>
          <w:sz w:val="24"/>
          <w:shd w:val="clear" w:color="auto" w:fill="FFFFFF"/>
        </w:rPr>
      </w:pPr>
    </w:p>
    <w:p w:rsidR="007C5775" w:rsidRDefault="007C5775">
      <w:pPr>
        <w:spacing w:line="300" w:lineRule="auto"/>
        <w:rPr>
          <w:rFonts w:ascii="黑体" w:eastAsia="黑体" w:hAnsi="黑体" w:cs="黑体"/>
          <w:sz w:val="24"/>
          <w:shd w:val="clear" w:color="auto" w:fill="FFFFFF"/>
        </w:rPr>
      </w:pPr>
    </w:p>
    <w:p w:rsidR="007C5775" w:rsidRDefault="007C5775">
      <w:pPr>
        <w:spacing w:line="300" w:lineRule="auto"/>
        <w:rPr>
          <w:rFonts w:ascii="黑体" w:eastAsia="黑体" w:hAnsi="黑体" w:cs="黑体"/>
          <w:sz w:val="24"/>
          <w:shd w:val="clear" w:color="auto" w:fill="FFFFFF"/>
        </w:rPr>
      </w:pPr>
    </w:p>
    <w:p w:rsidR="007C5775" w:rsidRDefault="007C5775">
      <w:pPr>
        <w:spacing w:line="300" w:lineRule="auto"/>
        <w:rPr>
          <w:rFonts w:ascii="黑体" w:eastAsia="黑体" w:hAnsi="黑体" w:cs="黑体"/>
          <w:sz w:val="24"/>
          <w:shd w:val="clear" w:color="auto" w:fill="FFFFFF"/>
        </w:rPr>
      </w:pPr>
    </w:p>
    <w:p w:rsidR="007C5775" w:rsidRDefault="007C5775">
      <w:pPr>
        <w:spacing w:line="300" w:lineRule="auto"/>
      </w:pPr>
      <w:r>
        <w:rPr>
          <w:rFonts w:ascii="黑体" w:eastAsia="黑体" w:hAnsi="黑体" w:cs="黑体" w:hint="eastAsia"/>
          <w:sz w:val="24"/>
          <w:shd w:val="clear" w:color="auto" w:fill="FFFFFF"/>
        </w:rPr>
        <w:t>关键词：</w:t>
      </w:r>
      <w:commentRangeStart w:id="44"/>
      <w:r>
        <w:rPr>
          <w:rFonts w:ascii="宋体" w:hAnsi="宋体" w:cs="宋体" w:hint="eastAsia"/>
          <w:sz w:val="24"/>
          <w:shd w:val="clear" w:color="auto" w:fill="FFFFFF"/>
        </w:rPr>
        <w:t>墙体探测仪</w:t>
      </w:r>
      <w:commentRangeEnd w:id="44"/>
      <w:r w:rsidR="00E0132A">
        <w:rPr>
          <w:rStyle w:val="ae"/>
        </w:rPr>
        <w:commentReference w:id="44"/>
      </w:r>
      <w:r>
        <w:rPr>
          <w:rFonts w:ascii="宋体" w:hAnsi="宋体" w:cs="宋体" w:hint="eastAsia"/>
          <w:sz w:val="24"/>
          <w:shd w:val="clear" w:color="auto" w:fill="FFFFFF"/>
        </w:rPr>
        <w:t xml:space="preserve">； </w:t>
      </w:r>
      <w:commentRangeStart w:id="45"/>
      <w:r>
        <w:rPr>
          <w:rFonts w:ascii="宋体" w:hAnsi="宋体" w:cs="宋体" w:hint="eastAsia"/>
          <w:sz w:val="24"/>
          <w:shd w:val="clear" w:color="auto" w:fill="FFFFFF"/>
        </w:rPr>
        <w:t>施工效率；</w:t>
      </w:r>
      <w:commentRangeEnd w:id="45"/>
      <w:r w:rsidR="00E0132A">
        <w:rPr>
          <w:rStyle w:val="ae"/>
        </w:rPr>
        <w:commentReference w:id="45"/>
      </w:r>
      <w:r>
        <w:rPr>
          <w:rFonts w:ascii="宋体" w:hAnsi="宋体" w:cs="宋体" w:hint="eastAsia"/>
          <w:sz w:val="24"/>
          <w:shd w:val="clear" w:color="auto" w:fill="FFFFFF"/>
        </w:rPr>
        <w:t xml:space="preserve">STM32单片机； 探水管模块； 探电线模块； 探金属模块 ； </w:t>
      </w:r>
      <w:r>
        <w:rPr>
          <w:rFonts w:ascii="宋体" w:hAnsi="宋体" w:cs="宋体" w:hint="eastAsia"/>
          <w:sz w:val="24"/>
        </w:rPr>
        <w:t>Multisim仿真</w:t>
      </w:r>
    </w:p>
    <w:p w:rsidR="007C5775" w:rsidRDefault="007C5775" w:rsidP="003E2332">
      <w:pPr>
        <w:pStyle w:val="1"/>
        <w:spacing w:beforeLines="50"/>
      </w:pPr>
      <w:bookmarkStart w:id="46" w:name="_Toc14089"/>
      <w:bookmarkStart w:id="47" w:name="_Toc4395"/>
    </w:p>
    <w:p w:rsidR="007C5775" w:rsidRDefault="007C5775"/>
    <w:p w:rsidR="007C5775" w:rsidRDefault="007C5775" w:rsidP="003E2332">
      <w:pPr>
        <w:pStyle w:val="1"/>
        <w:spacing w:beforeLines="50"/>
        <w:rPr>
          <w:rFonts w:ascii="宋体" w:hAnsi="宋体"/>
          <w:sz w:val="24"/>
          <w:szCs w:val="21"/>
        </w:rPr>
      </w:pPr>
      <w:bookmarkStart w:id="48" w:name="_Toc16545"/>
      <w:commentRangeStart w:id="49"/>
      <w:r>
        <w:rPr>
          <w:rFonts w:hint="eastAsia"/>
        </w:rPr>
        <w:lastRenderedPageBreak/>
        <w:t>ABSTRACT</w:t>
      </w:r>
      <w:bookmarkEnd w:id="46"/>
      <w:bookmarkEnd w:id="47"/>
      <w:bookmarkEnd w:id="48"/>
      <w:commentRangeEnd w:id="49"/>
      <w:r w:rsidR="003E2332">
        <w:rPr>
          <w:rStyle w:val="ae"/>
          <w:b w:val="0"/>
          <w:bCs w:val="0"/>
        </w:rPr>
        <w:commentReference w:id="49"/>
      </w:r>
    </w:p>
    <w:p w:rsidR="007C5775" w:rsidRDefault="007C5775">
      <w:pPr>
        <w:spacing w:line="300" w:lineRule="auto"/>
        <w:ind w:firstLineChars="200" w:firstLine="480"/>
        <w:rPr>
          <w:sz w:val="24"/>
        </w:rPr>
      </w:pPr>
      <w:r>
        <w:rPr>
          <w:sz w:val="24"/>
          <w:shd w:val="clear" w:color="auto" w:fill="FFFFFF"/>
        </w:rPr>
        <w:t>Wall detector, the main use of the housing decoration findwall wires, water pipes and metal. The development of wireand metal detection technology is relatively mature, pipedetection starts late. Wall detector can effectively improve the efficiency of construction, improve construction safety.</w:t>
      </w:r>
    </w:p>
    <w:p w:rsidR="007C5775" w:rsidRDefault="007C5775">
      <w:pPr>
        <w:spacing w:line="300" w:lineRule="auto"/>
        <w:ind w:firstLineChars="200" w:firstLine="480"/>
        <w:rPr>
          <w:sz w:val="24"/>
          <w:shd w:val="clear" w:color="auto" w:fill="FFFFFF"/>
        </w:rPr>
      </w:pPr>
      <w:r>
        <w:rPr>
          <w:sz w:val="24"/>
          <w:shd w:val="clear" w:color="auto" w:fill="FFFFFF"/>
        </w:rPr>
        <w:t>First, elaborated the main part of the wall detector and main application. The detection principle of detecting usingdifferent, working principle of capacitive sensor used to detect the water pipes, electric wire electric field metal detection application principle, application of inductioncurrent and eddy current principle</w:t>
      </w:r>
    </w:p>
    <w:p w:rsidR="007C5775" w:rsidRDefault="007C5775">
      <w:pPr>
        <w:spacing w:line="300" w:lineRule="auto"/>
        <w:ind w:firstLineChars="200" w:firstLine="480"/>
        <w:rPr>
          <w:sz w:val="24"/>
          <w:shd w:val="clear" w:color="auto" w:fill="FFFFFF"/>
        </w:rPr>
      </w:pPr>
      <w:r>
        <w:rPr>
          <w:sz w:val="24"/>
          <w:shd w:val="clear" w:color="auto" w:fill="FFFFFF"/>
        </w:rPr>
        <w:t>Secondly the hardware design of wall detector. Hardware design is mainly connected graph layout and module circuitdiagram and STM32. Pipe detection module circuitcomprises a square wave oscillator circuit design,operational amplifier circuit, filter amplifier circuit; electrifiedwire detection module circuit blocks of field-effect tube induction voltage circuit, a triode amplifying circuit; metal detecting module circuit includes an LC resonant circuit.</w:t>
      </w:r>
    </w:p>
    <w:p w:rsidR="007C5775" w:rsidRDefault="007C5775">
      <w:pPr>
        <w:spacing w:line="300" w:lineRule="auto"/>
        <w:ind w:firstLineChars="200" w:firstLine="480"/>
        <w:rPr>
          <w:sz w:val="24"/>
          <w:shd w:val="clear" w:color="auto" w:fill="FFFFFF"/>
        </w:rPr>
      </w:pPr>
      <w:r>
        <w:rPr>
          <w:sz w:val="24"/>
          <w:shd w:val="clear" w:color="auto" w:fill="FFFFFF"/>
        </w:rPr>
        <w:t>Thirdly, the software design of metal detector. This paper introduced the development environment of Keil, gives theflow chart of the main program flow chart, AD conversion,the signal detection flow chart.</w:t>
      </w:r>
    </w:p>
    <w:p w:rsidR="007C5775" w:rsidRDefault="007C5775">
      <w:pPr>
        <w:spacing w:line="300" w:lineRule="auto"/>
        <w:ind w:firstLineChars="200" w:firstLine="480"/>
        <w:rPr>
          <w:sz w:val="24"/>
        </w:rPr>
      </w:pPr>
      <w:r>
        <w:rPr>
          <w:sz w:val="24"/>
          <w:shd w:val="clear" w:color="auto" w:fill="FFFFFF"/>
        </w:rPr>
        <w:t>Finally, the simulation and experiment system of walldetector test. The simulation results and test data to prove that the wall detector can achieve the detection of water,electricity, metal wire, stable performance, detection accuracy reached the basic requirements.</w:t>
      </w:r>
    </w:p>
    <w:p w:rsidR="007C5775" w:rsidRDefault="007C5775">
      <w:pPr>
        <w:spacing w:line="300" w:lineRule="auto"/>
        <w:rPr>
          <w:b/>
          <w:bCs/>
          <w:sz w:val="24"/>
        </w:rPr>
      </w:pPr>
    </w:p>
    <w:p w:rsidR="007C5775" w:rsidRDefault="007C5775">
      <w:pPr>
        <w:spacing w:line="300" w:lineRule="auto"/>
        <w:rPr>
          <w:b/>
          <w:bCs/>
          <w:sz w:val="24"/>
        </w:rPr>
      </w:pPr>
    </w:p>
    <w:p w:rsidR="007C5775" w:rsidRDefault="007C5775">
      <w:pPr>
        <w:spacing w:line="300" w:lineRule="auto"/>
        <w:rPr>
          <w:b/>
          <w:bCs/>
          <w:sz w:val="24"/>
        </w:rPr>
      </w:pPr>
    </w:p>
    <w:p w:rsidR="007C5775" w:rsidRDefault="007C5775">
      <w:pPr>
        <w:spacing w:line="300" w:lineRule="auto"/>
        <w:rPr>
          <w:b/>
          <w:bCs/>
          <w:sz w:val="24"/>
        </w:rPr>
      </w:pPr>
    </w:p>
    <w:p w:rsidR="007C5775" w:rsidRDefault="007C5775">
      <w:pPr>
        <w:spacing w:line="300" w:lineRule="auto"/>
        <w:rPr>
          <w:sz w:val="24"/>
          <w:shd w:val="clear" w:color="auto" w:fill="FFFFFF"/>
        </w:rPr>
      </w:pPr>
      <w:r>
        <w:rPr>
          <w:b/>
          <w:bCs/>
          <w:sz w:val="24"/>
        </w:rPr>
        <w:t>Keywords</w:t>
      </w:r>
      <w:r>
        <w:rPr>
          <w:rFonts w:hint="eastAsia"/>
          <w:b/>
          <w:bCs/>
          <w:sz w:val="24"/>
        </w:rPr>
        <w:t>：</w:t>
      </w:r>
      <w:r>
        <w:rPr>
          <w:sz w:val="24"/>
          <w:shd w:val="clear" w:color="auto" w:fill="FFFFFF"/>
        </w:rPr>
        <w:t xml:space="preserve">Wall detector; the construction efficiency; STM32 microcontroller; </w:t>
      </w:r>
      <w:r>
        <w:rPr>
          <w:rFonts w:hint="eastAsia"/>
          <w:sz w:val="24"/>
          <w:shd w:val="clear" w:color="auto" w:fill="FFFFFF"/>
        </w:rPr>
        <w:t xml:space="preserve">  </w:t>
      </w:r>
    </w:p>
    <w:p w:rsidR="007C5775" w:rsidRDefault="007C5775">
      <w:pPr>
        <w:spacing w:line="300" w:lineRule="auto"/>
        <w:rPr>
          <w:rFonts w:ascii="宋体" w:hAnsi="宋体"/>
          <w:sz w:val="24"/>
          <w:szCs w:val="21"/>
        </w:rPr>
      </w:pPr>
      <w:r>
        <w:rPr>
          <w:sz w:val="24"/>
          <w:shd w:val="clear" w:color="auto" w:fill="FFFFFF"/>
        </w:rPr>
        <w:t>the pipe module; the module of metal wire;module; Multisim simulation</w:t>
      </w:r>
    </w:p>
    <w:p w:rsidR="007C5775" w:rsidRDefault="007C5775">
      <w:pPr>
        <w:spacing w:line="300" w:lineRule="auto"/>
        <w:rPr>
          <w:rFonts w:eastAsia="黑体"/>
          <w:b/>
          <w:bCs/>
          <w:sz w:val="32"/>
        </w:rPr>
      </w:pPr>
    </w:p>
    <w:p w:rsidR="007C5775" w:rsidRDefault="007C5775">
      <w:pPr>
        <w:spacing w:line="300" w:lineRule="auto"/>
        <w:jc w:val="center"/>
        <w:rPr>
          <w:rFonts w:eastAsia="黑体"/>
          <w:b/>
          <w:bCs/>
          <w:sz w:val="32"/>
        </w:rPr>
      </w:pPr>
      <w:r>
        <w:rPr>
          <w:rFonts w:eastAsia="黑体" w:hint="eastAsia"/>
          <w:b/>
          <w:bCs/>
          <w:sz w:val="32"/>
        </w:rPr>
        <w:lastRenderedPageBreak/>
        <w:t>目</w:t>
      </w:r>
      <w:r>
        <w:rPr>
          <w:rFonts w:eastAsia="黑体" w:hint="eastAsia"/>
          <w:b/>
          <w:bCs/>
          <w:sz w:val="32"/>
        </w:rPr>
        <w:t xml:space="preserve">    </w:t>
      </w:r>
      <w:commentRangeStart w:id="50"/>
      <w:r>
        <w:rPr>
          <w:rFonts w:eastAsia="黑体" w:hint="eastAsia"/>
          <w:b/>
          <w:bCs/>
          <w:sz w:val="32"/>
        </w:rPr>
        <w:t>录</w:t>
      </w:r>
      <w:commentRangeEnd w:id="50"/>
      <w:r w:rsidR="002354AA">
        <w:rPr>
          <w:rStyle w:val="ae"/>
        </w:rPr>
        <w:commentReference w:id="50"/>
      </w:r>
    </w:p>
    <w:p w:rsidR="007C5775" w:rsidRDefault="00B70E6D">
      <w:pPr>
        <w:pStyle w:val="10"/>
        <w:tabs>
          <w:tab w:val="right" w:leader="dot" w:pos="7825"/>
        </w:tabs>
      </w:pPr>
      <w:r w:rsidRPr="00B70E6D">
        <w:rPr>
          <w:rFonts w:hint="eastAsia"/>
          <w:sz w:val="24"/>
          <w:szCs w:val="21"/>
        </w:rPr>
        <w:fldChar w:fldCharType="begin"/>
      </w:r>
      <w:r w:rsidR="007C5775">
        <w:rPr>
          <w:rFonts w:hint="eastAsia"/>
          <w:sz w:val="24"/>
          <w:szCs w:val="21"/>
        </w:rPr>
        <w:instrText xml:space="preserve">TOC \o "1-3" \h  \u </w:instrText>
      </w:r>
      <w:r w:rsidRPr="00B70E6D">
        <w:rPr>
          <w:rFonts w:hint="eastAsia"/>
          <w:sz w:val="24"/>
          <w:szCs w:val="21"/>
        </w:rPr>
        <w:fldChar w:fldCharType="separate"/>
      </w:r>
      <w:hyperlink w:anchor="_Toc16545" w:history="1">
        <w:r w:rsidR="007C5775">
          <w:rPr>
            <w:rFonts w:hint="eastAsia"/>
          </w:rPr>
          <w:t>ABSTRACT</w:t>
        </w:r>
        <w:r w:rsidR="007C5775">
          <w:tab/>
        </w:r>
        <w:fldSimple w:instr=" PAGEREF _Toc16545 ">
          <w:r w:rsidR="007C5775">
            <w:t>8</w:t>
          </w:r>
        </w:fldSimple>
      </w:hyperlink>
    </w:p>
    <w:p w:rsidR="007C5775" w:rsidRDefault="00B70E6D">
      <w:pPr>
        <w:pStyle w:val="10"/>
        <w:tabs>
          <w:tab w:val="right" w:leader="dot" w:pos="7825"/>
        </w:tabs>
      </w:pPr>
      <w:hyperlink w:anchor="_Toc32717" w:history="1">
        <w:r w:rsidR="007C5775">
          <w:rPr>
            <w:rFonts w:ascii="黑体" w:eastAsia="黑体" w:hAnsi="宋体" w:hint="eastAsia"/>
            <w:bCs/>
            <w:szCs w:val="30"/>
          </w:rPr>
          <w:t>1 绪论</w:t>
        </w:r>
        <w:r w:rsidR="007C5775">
          <w:tab/>
        </w:r>
        <w:fldSimple w:instr=" PAGEREF _Toc32717 ">
          <w:r w:rsidR="007C5775">
            <w:t>1</w:t>
          </w:r>
        </w:fldSimple>
      </w:hyperlink>
    </w:p>
    <w:p w:rsidR="007C5775" w:rsidRDefault="00B70E6D">
      <w:pPr>
        <w:pStyle w:val="10"/>
        <w:tabs>
          <w:tab w:val="right" w:leader="dot" w:pos="7825"/>
        </w:tabs>
      </w:pPr>
      <w:hyperlink w:anchor="_Toc17395" w:history="1">
        <w:r w:rsidR="007C5775">
          <w:rPr>
            <w:rFonts w:ascii="黑体" w:eastAsia="黑体" w:hAnsi="黑体" w:cs="黑体" w:hint="eastAsia"/>
            <w:szCs w:val="28"/>
          </w:rPr>
          <w:t>1.1课题研究背景及其意义</w:t>
        </w:r>
        <w:r w:rsidR="007C5775">
          <w:tab/>
        </w:r>
        <w:fldSimple w:instr=" PAGEREF _Toc17395 ">
          <w:r w:rsidR="007C5775">
            <w:t>1</w:t>
          </w:r>
        </w:fldSimple>
      </w:hyperlink>
    </w:p>
    <w:p w:rsidR="007C5775" w:rsidRDefault="00B70E6D">
      <w:pPr>
        <w:pStyle w:val="2"/>
        <w:tabs>
          <w:tab w:val="right" w:leader="dot" w:pos="7825"/>
        </w:tabs>
      </w:pPr>
      <w:hyperlink w:anchor="_Toc14131" w:history="1">
        <w:r w:rsidR="007C5775">
          <w:rPr>
            <w:rFonts w:eastAsia="黑体"/>
          </w:rPr>
          <w:t>1. 2</w:t>
        </w:r>
        <w:r w:rsidR="007C5775">
          <w:rPr>
            <w:rFonts w:eastAsia="黑体" w:hint="eastAsia"/>
          </w:rPr>
          <w:t xml:space="preserve">   </w:t>
        </w:r>
        <w:r w:rsidR="007C5775">
          <w:rPr>
            <w:rFonts w:eastAsia="黑体" w:hint="eastAsia"/>
          </w:rPr>
          <w:t>管线探测仪的发展过程</w:t>
        </w:r>
        <w:r w:rsidR="007C5775">
          <w:tab/>
        </w:r>
        <w:fldSimple w:instr=" PAGEREF _Toc14131 ">
          <w:r w:rsidR="007C5775">
            <w:t>2</w:t>
          </w:r>
        </w:fldSimple>
      </w:hyperlink>
    </w:p>
    <w:p w:rsidR="007C5775" w:rsidRDefault="00B70E6D">
      <w:pPr>
        <w:pStyle w:val="3"/>
        <w:tabs>
          <w:tab w:val="right" w:leader="dot" w:pos="7825"/>
        </w:tabs>
      </w:pPr>
      <w:hyperlink w:anchor="_Toc4167" w:history="1">
        <w:r w:rsidR="007C5775">
          <w:rPr>
            <w:rFonts w:ascii="宋体" w:hAnsi="宋体" w:cs="宋体" w:hint="eastAsia"/>
            <w:bCs/>
          </w:rPr>
          <w:t>1.2.1   金属管线探测仪的发展过程</w:t>
        </w:r>
        <w:r w:rsidR="007C5775">
          <w:tab/>
        </w:r>
        <w:fldSimple w:instr=" PAGEREF _Toc4167 ">
          <w:r w:rsidR="007C5775">
            <w:t>2</w:t>
          </w:r>
        </w:fldSimple>
      </w:hyperlink>
    </w:p>
    <w:p w:rsidR="007C5775" w:rsidRDefault="00B70E6D">
      <w:pPr>
        <w:pStyle w:val="3"/>
        <w:tabs>
          <w:tab w:val="right" w:leader="dot" w:pos="7825"/>
        </w:tabs>
      </w:pPr>
      <w:hyperlink w:anchor="_Toc22205" w:history="1">
        <w:r w:rsidR="007C5775">
          <w:rPr>
            <w:rFonts w:ascii="宋体" w:hAnsi="宋体" w:cs="宋体" w:hint="eastAsia"/>
            <w:bCs/>
          </w:rPr>
          <w:t>1.2.2 水管探测仪的发展过程</w:t>
        </w:r>
        <w:r w:rsidR="007C5775">
          <w:tab/>
        </w:r>
        <w:fldSimple w:instr=" PAGEREF _Toc22205 ">
          <w:r w:rsidR="007C5775">
            <w:t>5</w:t>
          </w:r>
        </w:fldSimple>
      </w:hyperlink>
    </w:p>
    <w:p w:rsidR="007C5775" w:rsidRDefault="00B70E6D">
      <w:pPr>
        <w:pStyle w:val="2"/>
        <w:tabs>
          <w:tab w:val="right" w:leader="dot" w:pos="7825"/>
        </w:tabs>
      </w:pPr>
      <w:hyperlink w:anchor="_Toc4024" w:history="1">
        <w:r w:rsidR="007C5775">
          <w:rPr>
            <w:rFonts w:ascii="宋体" w:hAnsi="宋体"/>
          </w:rPr>
          <w:t xml:space="preserve"> </w:t>
        </w:r>
        <w:r w:rsidR="007C5775">
          <w:rPr>
            <w:rFonts w:ascii="黑体" w:eastAsia="黑体" w:hAnsi="黑体" w:cs="黑体" w:hint="eastAsia"/>
            <w:szCs w:val="28"/>
          </w:rPr>
          <w:t>1.3 墙体探测仪的发展趋向及其意义</w:t>
        </w:r>
        <w:r w:rsidR="007C5775">
          <w:tab/>
        </w:r>
        <w:fldSimple w:instr=" PAGEREF _Toc4024 ">
          <w:r w:rsidR="007C5775">
            <w:t>6</w:t>
          </w:r>
        </w:fldSimple>
      </w:hyperlink>
    </w:p>
    <w:p w:rsidR="007C5775" w:rsidRDefault="00B70E6D">
      <w:pPr>
        <w:pStyle w:val="2"/>
        <w:tabs>
          <w:tab w:val="right" w:leader="dot" w:pos="7825"/>
        </w:tabs>
      </w:pPr>
      <w:hyperlink w:anchor="_Toc31588" w:history="1">
        <w:r w:rsidR="007C5775">
          <w:rPr>
            <w:rFonts w:ascii="黑体" w:eastAsia="黑体" w:hAnsi="黑体" w:cs="黑体" w:hint="eastAsia"/>
            <w:szCs w:val="28"/>
          </w:rPr>
          <w:t>1.4墙体探测仪设计发展中必需解决的问题</w:t>
        </w:r>
        <w:r w:rsidR="007C5775">
          <w:tab/>
        </w:r>
        <w:fldSimple w:instr=" PAGEREF _Toc31588 ">
          <w:r w:rsidR="007C5775">
            <w:t>7</w:t>
          </w:r>
        </w:fldSimple>
      </w:hyperlink>
    </w:p>
    <w:p w:rsidR="007C5775" w:rsidRDefault="00B70E6D">
      <w:pPr>
        <w:pStyle w:val="2"/>
        <w:tabs>
          <w:tab w:val="right" w:leader="dot" w:pos="7825"/>
        </w:tabs>
      </w:pPr>
      <w:hyperlink w:anchor="_Toc374" w:history="1">
        <w:r w:rsidR="007C5775">
          <w:rPr>
            <w:rFonts w:ascii="黑体" w:eastAsia="黑体" w:hAnsi="黑体" w:cs="黑体" w:hint="eastAsia"/>
            <w:szCs w:val="28"/>
            <w:shd w:val="clear" w:color="auto" w:fill="FFFFFF"/>
          </w:rPr>
          <w:t>1.5本次毕业设计的主要部分</w:t>
        </w:r>
        <w:r w:rsidR="007C5775">
          <w:tab/>
        </w:r>
        <w:fldSimple w:instr=" PAGEREF _Toc374 ">
          <w:r w:rsidR="007C5775">
            <w:t>7</w:t>
          </w:r>
        </w:fldSimple>
      </w:hyperlink>
    </w:p>
    <w:p w:rsidR="007C5775" w:rsidRDefault="00B70E6D">
      <w:pPr>
        <w:pStyle w:val="10"/>
        <w:tabs>
          <w:tab w:val="right" w:leader="dot" w:pos="7825"/>
        </w:tabs>
      </w:pPr>
      <w:hyperlink w:anchor="_Toc11568" w:history="1">
        <w:r w:rsidR="007C5775">
          <w:rPr>
            <w:rFonts w:ascii="黑体" w:eastAsia="黑体" w:hAnsi="黑体" w:cs="黑体" w:hint="eastAsia"/>
            <w:szCs w:val="30"/>
            <w:shd w:val="clear" w:color="auto" w:fill="FFFFFF"/>
          </w:rPr>
          <w:t>2 墙体探测仪的工作原理</w:t>
        </w:r>
        <w:r w:rsidR="007C5775">
          <w:tab/>
        </w:r>
        <w:fldSimple w:instr=" PAGEREF _Toc11568 ">
          <w:r w:rsidR="007C5775">
            <w:t>8</w:t>
          </w:r>
        </w:fldSimple>
      </w:hyperlink>
    </w:p>
    <w:p w:rsidR="007C5775" w:rsidRDefault="00B70E6D">
      <w:pPr>
        <w:pStyle w:val="2"/>
        <w:tabs>
          <w:tab w:val="right" w:leader="dot" w:pos="7825"/>
        </w:tabs>
      </w:pPr>
      <w:hyperlink w:anchor="_Toc25755" w:history="1">
        <w:r w:rsidR="007C5775">
          <w:rPr>
            <w:rFonts w:ascii="黑体" w:eastAsia="黑体" w:hAnsi="黑体" w:cs="黑体" w:hint="eastAsia"/>
            <w:szCs w:val="28"/>
            <w:shd w:val="clear" w:color="auto" w:fill="FFFFFF"/>
          </w:rPr>
          <w:t>2.1 墙体探测器简介</w:t>
        </w:r>
        <w:r w:rsidR="007C5775">
          <w:tab/>
        </w:r>
        <w:fldSimple w:instr=" PAGEREF _Toc25755 ">
          <w:r w:rsidR="007C5775">
            <w:t>8</w:t>
          </w:r>
        </w:fldSimple>
      </w:hyperlink>
    </w:p>
    <w:p w:rsidR="007C5775" w:rsidRDefault="00B70E6D">
      <w:pPr>
        <w:pStyle w:val="3"/>
        <w:tabs>
          <w:tab w:val="right" w:leader="dot" w:pos="7825"/>
        </w:tabs>
      </w:pPr>
      <w:hyperlink w:anchor="_Toc28992" w:history="1">
        <w:r w:rsidR="007C5775">
          <w:rPr>
            <w:rFonts w:ascii="宋体" w:hAnsi="宋体" w:cs="宋体" w:hint="eastAsia"/>
            <w:bCs/>
            <w:shd w:val="clear" w:color="auto" w:fill="FFFFFF"/>
          </w:rPr>
          <w:t>2.1.1用途目的</w:t>
        </w:r>
        <w:r w:rsidR="007C5775">
          <w:tab/>
        </w:r>
        <w:fldSimple w:instr=" PAGEREF _Toc28992 ">
          <w:r w:rsidR="007C5775">
            <w:t>9</w:t>
          </w:r>
        </w:fldSimple>
      </w:hyperlink>
    </w:p>
    <w:p w:rsidR="007C5775" w:rsidRDefault="00B70E6D">
      <w:pPr>
        <w:pStyle w:val="3"/>
        <w:tabs>
          <w:tab w:val="right" w:leader="dot" w:pos="7825"/>
        </w:tabs>
      </w:pPr>
      <w:hyperlink w:anchor="_Toc19089" w:history="1">
        <w:r w:rsidR="007C5775">
          <w:rPr>
            <w:rFonts w:ascii="宋体" w:hAnsi="宋体" w:cs="宋体" w:hint="eastAsia"/>
            <w:bCs/>
            <w:shd w:val="clear" w:color="auto" w:fill="FFFFFF"/>
          </w:rPr>
          <w:t>2.1.2主要应用</w:t>
        </w:r>
        <w:r w:rsidR="007C5775">
          <w:tab/>
        </w:r>
        <w:fldSimple w:instr=" PAGEREF _Toc19089 ">
          <w:r w:rsidR="007C5775">
            <w:t>9</w:t>
          </w:r>
        </w:fldSimple>
      </w:hyperlink>
    </w:p>
    <w:p w:rsidR="007C5775" w:rsidRDefault="00B70E6D">
      <w:pPr>
        <w:pStyle w:val="2"/>
        <w:tabs>
          <w:tab w:val="right" w:leader="dot" w:pos="7825"/>
        </w:tabs>
      </w:pPr>
      <w:hyperlink w:anchor="_Toc14607" w:history="1">
        <w:r w:rsidR="007C5775">
          <w:rPr>
            <w:rFonts w:ascii="黑体" w:eastAsia="黑体" w:hAnsi="黑体" w:cs="黑体" w:hint="eastAsia"/>
            <w:szCs w:val="28"/>
            <w:shd w:val="clear" w:color="auto" w:fill="FFFFFF"/>
          </w:rPr>
          <w:t>2.2墙体探测器三个探测模块检测原理</w:t>
        </w:r>
        <w:r w:rsidR="007C5775">
          <w:tab/>
        </w:r>
        <w:fldSimple w:instr=" PAGEREF _Toc14607 ">
          <w:r w:rsidR="007C5775">
            <w:t>9</w:t>
          </w:r>
        </w:fldSimple>
      </w:hyperlink>
    </w:p>
    <w:p w:rsidR="007C5775" w:rsidRDefault="00B70E6D">
      <w:pPr>
        <w:pStyle w:val="3"/>
        <w:tabs>
          <w:tab w:val="right" w:leader="dot" w:pos="7825"/>
        </w:tabs>
      </w:pPr>
      <w:hyperlink w:anchor="_Toc21942" w:history="1">
        <w:r w:rsidR="007C5775">
          <w:rPr>
            <w:rFonts w:ascii="宋体" w:hAnsi="宋体" w:cs="宋体" w:hint="eastAsia"/>
            <w:bCs/>
            <w:shd w:val="clear" w:color="auto" w:fill="FFFFFF"/>
          </w:rPr>
          <w:t>2.2.1 带水水管检测原理</w:t>
        </w:r>
        <w:r w:rsidR="007C5775">
          <w:tab/>
        </w:r>
        <w:fldSimple w:instr=" PAGEREF _Toc21942 ">
          <w:r w:rsidR="007C5775">
            <w:t>9</w:t>
          </w:r>
        </w:fldSimple>
      </w:hyperlink>
    </w:p>
    <w:p w:rsidR="007C5775" w:rsidRDefault="00B70E6D">
      <w:pPr>
        <w:pStyle w:val="3"/>
        <w:tabs>
          <w:tab w:val="right" w:leader="dot" w:pos="7825"/>
        </w:tabs>
      </w:pPr>
      <w:hyperlink w:anchor="_Toc264" w:history="1">
        <w:r w:rsidR="007C5775">
          <w:rPr>
            <w:rFonts w:ascii="宋体" w:hAnsi="宋体" w:cs="宋体" w:hint="eastAsia"/>
            <w:bCs/>
            <w:shd w:val="clear" w:color="auto" w:fill="FFFFFF"/>
          </w:rPr>
          <w:t>2.2.2 通电电线检测原理</w:t>
        </w:r>
        <w:r w:rsidR="007C5775">
          <w:tab/>
        </w:r>
        <w:fldSimple w:instr=" PAGEREF _Toc264 ">
          <w:r w:rsidR="007C5775">
            <w:t>11</w:t>
          </w:r>
        </w:fldSimple>
      </w:hyperlink>
    </w:p>
    <w:p w:rsidR="007C5775" w:rsidRDefault="00B70E6D">
      <w:pPr>
        <w:pStyle w:val="3"/>
        <w:tabs>
          <w:tab w:val="right" w:leader="dot" w:pos="7825"/>
        </w:tabs>
      </w:pPr>
      <w:hyperlink w:anchor="_Toc3627" w:history="1">
        <w:r w:rsidR="007C5775">
          <w:rPr>
            <w:rFonts w:ascii="宋体" w:hAnsi="宋体" w:cs="宋体" w:hint="eastAsia"/>
            <w:bCs/>
          </w:rPr>
          <w:t>2.2.3金属检测原理</w:t>
        </w:r>
        <w:r w:rsidR="007C5775">
          <w:tab/>
        </w:r>
        <w:fldSimple w:instr=" PAGEREF _Toc3627 ">
          <w:r w:rsidR="007C5775">
            <w:t>12</w:t>
          </w:r>
        </w:fldSimple>
      </w:hyperlink>
    </w:p>
    <w:p w:rsidR="007C5775" w:rsidRDefault="00B70E6D">
      <w:pPr>
        <w:pStyle w:val="10"/>
        <w:tabs>
          <w:tab w:val="right" w:leader="dot" w:pos="7825"/>
        </w:tabs>
      </w:pPr>
      <w:hyperlink w:anchor="_Toc16556" w:history="1">
        <w:r w:rsidR="007C5775">
          <w:rPr>
            <w:rFonts w:ascii="黑体" w:eastAsia="黑体" w:hAnsi="黑体" w:cs="黑体" w:hint="eastAsia"/>
            <w:szCs w:val="30"/>
            <w:shd w:val="clear" w:color="auto" w:fill="FFFFFF"/>
          </w:rPr>
          <w:t>3 墙体探测仪硬件电路的设计</w:t>
        </w:r>
        <w:r w:rsidR="007C5775">
          <w:tab/>
        </w:r>
        <w:fldSimple w:instr=" PAGEREF _Toc16556 ">
          <w:r w:rsidR="007C5775">
            <w:t>14</w:t>
          </w:r>
        </w:fldSimple>
      </w:hyperlink>
    </w:p>
    <w:p w:rsidR="007C5775" w:rsidRDefault="00B70E6D">
      <w:pPr>
        <w:pStyle w:val="2"/>
        <w:tabs>
          <w:tab w:val="right" w:leader="dot" w:pos="7825"/>
        </w:tabs>
      </w:pPr>
      <w:hyperlink w:anchor="_Toc17889" w:history="1">
        <w:r w:rsidR="007C5775">
          <w:rPr>
            <w:rFonts w:ascii="黑体" w:eastAsia="黑体" w:hAnsi="黑体" w:cs="黑体" w:hint="eastAsia"/>
            <w:szCs w:val="28"/>
            <w:shd w:val="clear" w:color="auto" w:fill="FFFFFF"/>
          </w:rPr>
          <w:t>3.1   探测仪的整体设计</w:t>
        </w:r>
        <w:r w:rsidR="007C5775">
          <w:tab/>
        </w:r>
        <w:fldSimple w:instr=" PAGEREF _Toc17889 ">
          <w:r w:rsidR="007C5775">
            <w:t>14</w:t>
          </w:r>
        </w:fldSimple>
      </w:hyperlink>
    </w:p>
    <w:p w:rsidR="007C5775" w:rsidRDefault="00B70E6D">
      <w:pPr>
        <w:pStyle w:val="2"/>
        <w:tabs>
          <w:tab w:val="right" w:leader="dot" w:pos="7825"/>
        </w:tabs>
      </w:pPr>
      <w:hyperlink w:anchor="_Toc8392" w:history="1">
        <w:r w:rsidR="007C5775">
          <w:rPr>
            <w:rFonts w:ascii="黑体" w:eastAsia="黑体" w:hAnsi="黑体" w:cs="黑体" w:hint="eastAsia"/>
            <w:szCs w:val="28"/>
            <w:shd w:val="clear" w:color="auto" w:fill="FFFFFF"/>
          </w:rPr>
          <w:t>3.2 水管探测模块硬件电路</w:t>
        </w:r>
        <w:r w:rsidR="007C5775">
          <w:tab/>
        </w:r>
        <w:fldSimple w:instr=" PAGEREF _Toc8392 ">
          <w:r w:rsidR="007C5775">
            <w:t>14</w:t>
          </w:r>
        </w:fldSimple>
      </w:hyperlink>
    </w:p>
    <w:p w:rsidR="007C5775" w:rsidRDefault="00B70E6D">
      <w:pPr>
        <w:pStyle w:val="3"/>
        <w:tabs>
          <w:tab w:val="right" w:leader="dot" w:pos="7825"/>
        </w:tabs>
      </w:pPr>
      <w:hyperlink w:anchor="_Toc20078" w:history="1">
        <w:r w:rsidR="007C5775">
          <w:rPr>
            <w:rFonts w:ascii="宋体" w:hAnsi="宋体" w:cs="宋体" w:hint="eastAsia"/>
            <w:bCs/>
            <w:shd w:val="clear" w:color="auto" w:fill="FFFFFF"/>
          </w:rPr>
          <w:t>3.2.1电容变换器测量电路原理</w:t>
        </w:r>
        <w:r w:rsidR="007C5775">
          <w:rPr>
            <w:rFonts w:ascii="宋体" w:hAnsi="宋体" w:cs="宋体" w:hint="eastAsia"/>
            <w:shd w:val="clear" w:color="auto" w:fill="FFFFFF"/>
          </w:rPr>
          <w:t></w:t>
        </w:r>
        <w:r w:rsidR="007C5775">
          <w:tab/>
        </w:r>
        <w:fldSimple w:instr=" PAGEREF _Toc20078 ">
          <w:r w:rsidR="007C5775">
            <w:t>15</w:t>
          </w:r>
        </w:fldSimple>
      </w:hyperlink>
    </w:p>
    <w:p w:rsidR="007C5775" w:rsidRDefault="00B70E6D">
      <w:pPr>
        <w:pStyle w:val="2"/>
        <w:tabs>
          <w:tab w:val="right" w:leader="dot" w:pos="7825"/>
        </w:tabs>
      </w:pPr>
      <w:hyperlink w:anchor="_Toc20634" w:history="1">
        <w:r w:rsidR="007C5775">
          <w:rPr>
            <w:rFonts w:ascii="黑体" w:eastAsia="黑体" w:hAnsi="黑体" w:cs="黑体" w:hint="eastAsia"/>
            <w:szCs w:val="28"/>
            <w:shd w:val="clear" w:color="auto" w:fill="FFFFFF"/>
          </w:rPr>
          <w:t>3.3  通电电线探测</w:t>
        </w:r>
        <w:r w:rsidR="007C5775">
          <w:tab/>
        </w:r>
        <w:fldSimple w:instr=" PAGEREF _Toc20634 ">
          <w:r w:rsidR="007C5775">
            <w:t>23</w:t>
          </w:r>
        </w:fldSimple>
      </w:hyperlink>
    </w:p>
    <w:p w:rsidR="007C5775" w:rsidRDefault="00B70E6D">
      <w:pPr>
        <w:pStyle w:val="3"/>
        <w:tabs>
          <w:tab w:val="right" w:leader="dot" w:pos="7825"/>
        </w:tabs>
      </w:pPr>
      <w:hyperlink w:anchor="_Toc5680" w:history="1">
        <w:r w:rsidR="007C5775">
          <w:rPr>
            <w:rFonts w:ascii="宋体" w:hAnsi="宋体" w:cs="宋体" w:hint="eastAsia"/>
            <w:bCs/>
            <w:shd w:val="clear" w:color="auto" w:fill="FFFFFF"/>
          </w:rPr>
          <w:t>3.3.1  场效应管工作原理</w:t>
        </w:r>
        <w:r w:rsidR="007C5775">
          <w:tab/>
        </w:r>
        <w:fldSimple w:instr=" PAGEREF _Toc5680 ">
          <w:r w:rsidR="007C5775">
            <w:t>23</w:t>
          </w:r>
        </w:fldSimple>
      </w:hyperlink>
    </w:p>
    <w:p w:rsidR="007C5775" w:rsidRDefault="00B70E6D">
      <w:pPr>
        <w:pStyle w:val="3"/>
        <w:tabs>
          <w:tab w:val="right" w:leader="dot" w:pos="7825"/>
        </w:tabs>
      </w:pPr>
      <w:hyperlink w:anchor="_Toc22735" w:history="1">
        <w:r w:rsidR="007C5775">
          <w:rPr>
            <w:rFonts w:ascii="宋体" w:hAnsi="宋体" w:cs="宋体" w:hint="eastAsia"/>
            <w:bCs/>
            <w:shd w:val="clear" w:color="auto" w:fill="FFFFFF"/>
          </w:rPr>
          <w:t>3.3.2   三极管工作原理</w:t>
        </w:r>
        <w:r w:rsidR="007C5775">
          <w:tab/>
        </w:r>
        <w:fldSimple w:instr=" PAGEREF _Toc22735 ">
          <w:r w:rsidR="007C5775">
            <w:t>24</w:t>
          </w:r>
        </w:fldSimple>
      </w:hyperlink>
    </w:p>
    <w:p w:rsidR="007C5775" w:rsidRDefault="00B70E6D">
      <w:pPr>
        <w:pStyle w:val="3"/>
        <w:tabs>
          <w:tab w:val="right" w:leader="dot" w:pos="7825"/>
        </w:tabs>
      </w:pPr>
      <w:hyperlink w:anchor="_Toc12221" w:history="1">
        <w:r w:rsidR="007C5775">
          <w:rPr>
            <w:rFonts w:ascii="宋体" w:hAnsi="宋体" w:cs="宋体" w:hint="eastAsia"/>
            <w:bCs/>
            <w:shd w:val="clear" w:color="auto" w:fill="FFFFFF"/>
          </w:rPr>
          <w:t>3.3.3通电电线探测原理</w:t>
        </w:r>
        <w:r w:rsidR="007C5775">
          <w:tab/>
        </w:r>
        <w:fldSimple w:instr=" PAGEREF _Toc12221 ">
          <w:r w:rsidR="007C5775">
            <w:t>25</w:t>
          </w:r>
        </w:fldSimple>
      </w:hyperlink>
    </w:p>
    <w:p w:rsidR="007C5775" w:rsidRDefault="00B70E6D">
      <w:pPr>
        <w:pStyle w:val="2"/>
        <w:tabs>
          <w:tab w:val="right" w:leader="dot" w:pos="7825"/>
        </w:tabs>
      </w:pPr>
      <w:hyperlink w:anchor="_Toc7613" w:history="1">
        <w:r w:rsidR="007C5775">
          <w:rPr>
            <w:rFonts w:ascii="黑体" w:eastAsia="黑体" w:hAnsi="黑体" w:cs="黑体" w:hint="eastAsia"/>
            <w:szCs w:val="28"/>
          </w:rPr>
          <w:t>3.4金属探测</w:t>
        </w:r>
        <w:r w:rsidR="007C5775">
          <w:tab/>
        </w:r>
        <w:fldSimple w:instr=" PAGEREF _Toc7613 ">
          <w:r w:rsidR="007C5775">
            <w:t>25</w:t>
          </w:r>
        </w:fldSimple>
      </w:hyperlink>
    </w:p>
    <w:p w:rsidR="007C5775" w:rsidRDefault="00B70E6D">
      <w:pPr>
        <w:pStyle w:val="3"/>
        <w:tabs>
          <w:tab w:val="right" w:leader="dot" w:pos="7825"/>
        </w:tabs>
      </w:pPr>
      <w:hyperlink w:anchor="_Toc27746" w:history="1">
        <w:r w:rsidR="007C5775">
          <w:rPr>
            <w:rFonts w:ascii="宋体" w:hAnsi="宋体" w:cs="宋体" w:hint="eastAsia"/>
            <w:bCs/>
          </w:rPr>
          <w:t>3.4.1LC谐振电路设计</w:t>
        </w:r>
        <w:r w:rsidR="007C5775">
          <w:tab/>
        </w:r>
        <w:fldSimple w:instr=" PAGEREF _Toc27746 ">
          <w:r w:rsidR="007C5775">
            <w:t>26</w:t>
          </w:r>
        </w:fldSimple>
      </w:hyperlink>
    </w:p>
    <w:p w:rsidR="007C5775" w:rsidRDefault="00B70E6D">
      <w:pPr>
        <w:pStyle w:val="3"/>
        <w:tabs>
          <w:tab w:val="right" w:leader="dot" w:pos="7825"/>
        </w:tabs>
      </w:pPr>
      <w:hyperlink w:anchor="_Toc20120" w:history="1">
        <w:r w:rsidR="007C5775">
          <w:rPr>
            <w:rFonts w:ascii="宋体" w:hAnsi="宋体" w:cs="宋体" w:hint="eastAsia"/>
          </w:rPr>
          <w:t>3.4.2   金属探测整体电路设计</w:t>
        </w:r>
        <w:r w:rsidR="007C5775">
          <w:tab/>
        </w:r>
        <w:fldSimple w:instr=" PAGEREF _Toc20120 ">
          <w:r w:rsidR="007C5775">
            <w:t>26</w:t>
          </w:r>
        </w:fldSimple>
      </w:hyperlink>
    </w:p>
    <w:p w:rsidR="007C5775" w:rsidRDefault="00B70E6D">
      <w:pPr>
        <w:pStyle w:val="2"/>
        <w:tabs>
          <w:tab w:val="right" w:leader="dot" w:pos="7825"/>
        </w:tabs>
      </w:pPr>
      <w:hyperlink w:anchor="_Toc4529" w:history="1">
        <w:r w:rsidR="007C5775">
          <w:rPr>
            <w:rFonts w:ascii="黑体" w:eastAsia="黑体" w:hAnsi="黑体" w:cs="黑体" w:hint="eastAsia"/>
            <w:szCs w:val="28"/>
          </w:rPr>
          <w:t>3.5  STM32进行信号处理</w:t>
        </w:r>
        <w:r w:rsidR="007C5775">
          <w:tab/>
        </w:r>
        <w:fldSimple w:instr=" PAGEREF _Toc4529 ">
          <w:r w:rsidR="007C5775">
            <w:t>27</w:t>
          </w:r>
        </w:fldSimple>
      </w:hyperlink>
    </w:p>
    <w:p w:rsidR="007C5775" w:rsidRDefault="00B70E6D">
      <w:pPr>
        <w:pStyle w:val="3"/>
        <w:tabs>
          <w:tab w:val="right" w:leader="dot" w:pos="7825"/>
        </w:tabs>
      </w:pPr>
      <w:hyperlink w:anchor="_Toc20135" w:history="1">
        <w:r w:rsidR="007C5775">
          <w:rPr>
            <w:rFonts w:ascii="宋体" w:hAnsi="宋体" w:cs="宋体" w:hint="eastAsia"/>
            <w:bCs/>
            <w:shd w:val="clear" w:color="auto" w:fill="FFFFFF"/>
          </w:rPr>
          <w:t xml:space="preserve">3.5.1 </w:t>
        </w:r>
        <w:r w:rsidR="007C5775">
          <w:rPr>
            <w:rFonts w:ascii="宋体" w:hAnsi="宋体" w:cs="宋体" w:hint="eastAsia"/>
            <w:bCs/>
          </w:rPr>
          <w:t>STM32简介</w:t>
        </w:r>
        <w:r w:rsidR="007C5775">
          <w:tab/>
        </w:r>
        <w:fldSimple w:instr=" PAGEREF _Toc20135 ">
          <w:r w:rsidR="007C5775">
            <w:t>27</w:t>
          </w:r>
        </w:fldSimple>
      </w:hyperlink>
    </w:p>
    <w:p w:rsidR="007C5775" w:rsidRDefault="00B70E6D">
      <w:pPr>
        <w:pStyle w:val="10"/>
        <w:tabs>
          <w:tab w:val="right" w:leader="dot" w:pos="7825"/>
        </w:tabs>
      </w:pPr>
      <w:hyperlink w:anchor="_Toc31410" w:history="1">
        <w:r w:rsidR="007C5775">
          <w:rPr>
            <w:rFonts w:ascii="黑体" w:eastAsia="黑体" w:hAnsi="黑体" w:cs="黑体" w:hint="eastAsia"/>
            <w:szCs w:val="30"/>
          </w:rPr>
          <w:t>4  墙体探测仪软件设计</w:t>
        </w:r>
        <w:r w:rsidR="007C5775">
          <w:tab/>
        </w:r>
        <w:fldSimple w:instr=" PAGEREF _Toc31410 ">
          <w:r w:rsidR="007C5775">
            <w:t>29</w:t>
          </w:r>
        </w:fldSimple>
      </w:hyperlink>
    </w:p>
    <w:p w:rsidR="007C5775" w:rsidRDefault="00B70E6D">
      <w:pPr>
        <w:pStyle w:val="2"/>
        <w:tabs>
          <w:tab w:val="right" w:leader="dot" w:pos="7825"/>
        </w:tabs>
      </w:pPr>
      <w:hyperlink w:anchor="_Toc11456" w:history="1">
        <w:r w:rsidR="007C5775">
          <w:rPr>
            <w:rFonts w:ascii="黑体" w:eastAsia="黑体" w:hAnsi="黑体" w:cs="黑体" w:hint="eastAsia"/>
            <w:szCs w:val="28"/>
          </w:rPr>
          <w:t xml:space="preserve">4.1  </w:t>
        </w:r>
        <w:r w:rsidR="007C5775">
          <w:rPr>
            <w:rFonts w:ascii="黑体" w:eastAsia="黑体" w:hAnsi="黑体" w:cs="黑体" w:hint="eastAsia"/>
            <w:szCs w:val="28"/>
            <w:shd w:val="clear" w:color="auto" w:fill="FFFFFF"/>
          </w:rPr>
          <w:t>STM32开发环境介绍</w:t>
        </w:r>
        <w:r w:rsidR="007C5775">
          <w:tab/>
        </w:r>
        <w:fldSimple w:instr=" PAGEREF _Toc11456 ">
          <w:r w:rsidR="007C5775">
            <w:t>29</w:t>
          </w:r>
        </w:fldSimple>
      </w:hyperlink>
    </w:p>
    <w:p w:rsidR="007C5775" w:rsidRDefault="00B70E6D">
      <w:pPr>
        <w:pStyle w:val="2"/>
        <w:tabs>
          <w:tab w:val="right" w:leader="dot" w:pos="7825"/>
        </w:tabs>
      </w:pPr>
      <w:hyperlink w:anchor="_Toc5943" w:history="1">
        <w:r w:rsidR="007C5775">
          <w:rPr>
            <w:rFonts w:ascii="黑体" w:eastAsia="黑体" w:hAnsi="黑体" w:cs="黑体" w:hint="eastAsia"/>
            <w:szCs w:val="28"/>
            <w:shd w:val="clear" w:color="auto" w:fill="FFFFFF"/>
          </w:rPr>
          <w:t>4.2 主程序框图</w:t>
        </w:r>
        <w:r w:rsidR="007C5775">
          <w:tab/>
        </w:r>
        <w:fldSimple w:instr=" PAGEREF _Toc5943 ">
          <w:r w:rsidR="007C5775">
            <w:t>29</w:t>
          </w:r>
        </w:fldSimple>
      </w:hyperlink>
    </w:p>
    <w:p w:rsidR="007C5775" w:rsidRDefault="00B70E6D">
      <w:pPr>
        <w:pStyle w:val="2"/>
        <w:tabs>
          <w:tab w:val="right" w:leader="dot" w:pos="7825"/>
        </w:tabs>
      </w:pPr>
      <w:hyperlink w:anchor="_Toc11354" w:history="1">
        <w:r w:rsidR="007C5775">
          <w:rPr>
            <w:rFonts w:ascii="黑体" w:eastAsia="黑体" w:hAnsi="黑体" w:cs="黑体" w:hint="eastAsia"/>
            <w:szCs w:val="28"/>
          </w:rPr>
          <w:t>4.3  A/D转换流程图</w:t>
        </w:r>
        <w:r w:rsidR="007C5775">
          <w:tab/>
        </w:r>
        <w:fldSimple w:instr=" PAGEREF _Toc11354 ">
          <w:r w:rsidR="007C5775">
            <w:t>30</w:t>
          </w:r>
        </w:fldSimple>
      </w:hyperlink>
    </w:p>
    <w:p w:rsidR="007C5775" w:rsidRDefault="00B70E6D">
      <w:pPr>
        <w:pStyle w:val="2"/>
        <w:tabs>
          <w:tab w:val="right" w:leader="dot" w:pos="7825"/>
        </w:tabs>
      </w:pPr>
      <w:hyperlink w:anchor="_Toc11275" w:history="1">
        <w:r w:rsidR="007C5775">
          <w:rPr>
            <w:rFonts w:ascii="黑体" w:eastAsia="黑体" w:hAnsi="黑体" w:cs="黑体" w:hint="eastAsia"/>
            <w:szCs w:val="28"/>
          </w:rPr>
          <w:t>4.4  墙体探测流程图</w:t>
        </w:r>
        <w:r w:rsidR="007C5775">
          <w:tab/>
        </w:r>
        <w:fldSimple w:instr=" PAGEREF _Toc11275 ">
          <w:r w:rsidR="007C5775">
            <w:t>30</w:t>
          </w:r>
        </w:fldSimple>
      </w:hyperlink>
    </w:p>
    <w:p w:rsidR="007C5775" w:rsidRDefault="00B70E6D">
      <w:pPr>
        <w:pStyle w:val="10"/>
        <w:tabs>
          <w:tab w:val="right" w:leader="dot" w:pos="7825"/>
        </w:tabs>
      </w:pPr>
      <w:hyperlink w:anchor="_Toc31132" w:history="1">
        <w:r w:rsidR="007C5775">
          <w:rPr>
            <w:rFonts w:ascii="黑体" w:eastAsia="黑体" w:hAnsi="黑体" w:cs="黑体" w:hint="eastAsia"/>
            <w:szCs w:val="30"/>
          </w:rPr>
          <w:t>5  仿真调试</w:t>
        </w:r>
        <w:r w:rsidR="007C5775">
          <w:tab/>
        </w:r>
        <w:fldSimple w:instr=" PAGEREF _Toc31132 ">
          <w:r w:rsidR="007C5775">
            <w:t>31</w:t>
          </w:r>
        </w:fldSimple>
      </w:hyperlink>
    </w:p>
    <w:p w:rsidR="007C5775" w:rsidRDefault="00B70E6D">
      <w:pPr>
        <w:pStyle w:val="2"/>
        <w:tabs>
          <w:tab w:val="right" w:leader="dot" w:pos="7825"/>
        </w:tabs>
      </w:pPr>
      <w:hyperlink w:anchor="_Toc19758" w:history="1">
        <w:r w:rsidR="007C5775">
          <w:rPr>
            <w:rFonts w:ascii="黑体" w:eastAsia="黑体" w:hAnsi="黑体" w:cs="黑体" w:hint="eastAsia"/>
            <w:szCs w:val="28"/>
          </w:rPr>
          <w:t>5.1  Multisim仿真</w:t>
        </w:r>
        <w:r w:rsidR="007C5775">
          <w:tab/>
        </w:r>
        <w:fldSimple w:instr=" PAGEREF _Toc19758 ">
          <w:r w:rsidR="007C5775">
            <w:t>31</w:t>
          </w:r>
        </w:fldSimple>
      </w:hyperlink>
    </w:p>
    <w:p w:rsidR="007C5775" w:rsidRDefault="00B70E6D">
      <w:pPr>
        <w:pStyle w:val="2"/>
        <w:tabs>
          <w:tab w:val="right" w:leader="dot" w:pos="7825"/>
        </w:tabs>
      </w:pPr>
      <w:hyperlink w:anchor="_Toc30481" w:history="1">
        <w:r w:rsidR="007C5775">
          <w:rPr>
            <w:rFonts w:ascii="黑体" w:eastAsia="黑体" w:hAnsi="黑体" w:cs="黑体" w:hint="eastAsia"/>
            <w:szCs w:val="28"/>
          </w:rPr>
          <w:t>5.2  硬件电路</w:t>
        </w:r>
        <w:r w:rsidR="007C5775">
          <w:tab/>
        </w:r>
        <w:fldSimple w:instr=" PAGEREF _Toc30481 ">
          <w:r w:rsidR="007C5775">
            <w:t>33</w:t>
          </w:r>
        </w:fldSimple>
      </w:hyperlink>
    </w:p>
    <w:p w:rsidR="007C5775" w:rsidRDefault="00B70E6D">
      <w:pPr>
        <w:pStyle w:val="2"/>
        <w:tabs>
          <w:tab w:val="right" w:leader="dot" w:pos="7825"/>
        </w:tabs>
      </w:pPr>
      <w:hyperlink w:anchor="_Toc16205" w:history="1">
        <w:r w:rsidR="007C5775">
          <w:rPr>
            <w:rFonts w:ascii="黑体" w:eastAsia="黑体" w:hAnsi="黑体" w:cs="黑体" w:hint="eastAsia"/>
            <w:bCs/>
            <w:szCs w:val="28"/>
          </w:rPr>
          <w:t>5．3 探测结果</w:t>
        </w:r>
        <w:r w:rsidR="007C5775">
          <w:tab/>
        </w:r>
        <w:fldSimple w:instr=" PAGEREF _Toc16205 ">
          <w:r w:rsidR="007C5775">
            <w:t>33</w:t>
          </w:r>
        </w:fldSimple>
      </w:hyperlink>
    </w:p>
    <w:p w:rsidR="007C5775" w:rsidRDefault="00B70E6D">
      <w:pPr>
        <w:pStyle w:val="10"/>
        <w:tabs>
          <w:tab w:val="right" w:leader="dot" w:pos="7825"/>
        </w:tabs>
      </w:pPr>
      <w:hyperlink w:anchor="_Toc14812" w:history="1">
        <w:r w:rsidR="007C5775">
          <w:rPr>
            <w:rFonts w:ascii="黑体" w:eastAsia="黑体" w:hAnsi="黑体" w:cs="黑体" w:hint="eastAsia"/>
            <w:szCs w:val="30"/>
          </w:rPr>
          <w:t>6 总结</w:t>
        </w:r>
        <w:r w:rsidR="007C5775">
          <w:tab/>
        </w:r>
        <w:fldSimple w:instr=" PAGEREF _Toc14812 ">
          <w:r w:rsidR="007C5775">
            <w:t>34</w:t>
          </w:r>
        </w:fldSimple>
      </w:hyperlink>
    </w:p>
    <w:p w:rsidR="007C5775" w:rsidRDefault="00B70E6D">
      <w:pPr>
        <w:pStyle w:val="10"/>
        <w:tabs>
          <w:tab w:val="right" w:leader="dot" w:pos="7825"/>
        </w:tabs>
      </w:pPr>
      <w:hyperlink w:anchor="_Toc8600" w:history="1">
        <w:r w:rsidR="007C5775">
          <w:rPr>
            <w:rFonts w:ascii="黑体" w:eastAsia="黑体" w:hAnsi="黑体" w:cs="黑体" w:hint="eastAsia"/>
            <w:szCs w:val="28"/>
          </w:rPr>
          <w:t>参考文献</w:t>
        </w:r>
        <w:r w:rsidR="007C5775">
          <w:tab/>
        </w:r>
        <w:fldSimple w:instr=" PAGEREF _Toc8600 ">
          <w:r w:rsidR="007C5775">
            <w:t>35</w:t>
          </w:r>
        </w:fldSimple>
      </w:hyperlink>
    </w:p>
    <w:p w:rsidR="007C5775" w:rsidRDefault="00B70E6D">
      <w:pPr>
        <w:pStyle w:val="10"/>
        <w:tabs>
          <w:tab w:val="right" w:leader="dot" w:pos="7825"/>
        </w:tabs>
      </w:pPr>
      <w:hyperlink w:anchor="_Toc12442" w:history="1">
        <w:r w:rsidR="007C5775">
          <w:rPr>
            <w:rFonts w:ascii="黑体" w:eastAsia="黑体" w:hAnsi="黑体" w:cs="黑体" w:hint="eastAsia"/>
            <w:szCs w:val="32"/>
          </w:rPr>
          <w:t>附录</w:t>
        </w:r>
        <w:r w:rsidR="007C5775">
          <w:tab/>
        </w:r>
        <w:fldSimple w:instr=" PAGEREF _Toc12442 ">
          <w:r w:rsidR="007C5775">
            <w:t>36</w:t>
          </w:r>
        </w:fldSimple>
      </w:hyperlink>
    </w:p>
    <w:p w:rsidR="007C5775" w:rsidRDefault="00B70E6D">
      <w:pPr>
        <w:pStyle w:val="2"/>
        <w:tabs>
          <w:tab w:val="right" w:leader="dot" w:pos="7825"/>
        </w:tabs>
      </w:pPr>
      <w:hyperlink w:anchor="_Toc2976" w:history="1">
        <w:r w:rsidR="007C5775">
          <w:rPr>
            <w:rFonts w:ascii="黑体" w:eastAsia="黑体" w:hAnsi="黑体" w:cs="黑体" w:hint="eastAsia"/>
            <w:bCs/>
            <w:szCs w:val="28"/>
          </w:rPr>
          <w:t>英文原文</w:t>
        </w:r>
        <w:r w:rsidR="007C5775">
          <w:tab/>
        </w:r>
        <w:fldSimple w:instr=" PAGEREF _Toc2976 ">
          <w:r w:rsidR="007C5775">
            <w:t>37</w:t>
          </w:r>
        </w:fldSimple>
      </w:hyperlink>
    </w:p>
    <w:p w:rsidR="007C5775" w:rsidRDefault="00B70E6D">
      <w:pPr>
        <w:pStyle w:val="2"/>
        <w:tabs>
          <w:tab w:val="right" w:leader="dot" w:pos="7825"/>
        </w:tabs>
      </w:pPr>
      <w:hyperlink w:anchor="_Toc4700" w:history="1">
        <w:r w:rsidR="007C5775">
          <w:rPr>
            <w:rFonts w:ascii="黑体" w:eastAsia="黑体" w:hAnsi="宋体" w:hint="eastAsia"/>
            <w:szCs w:val="28"/>
          </w:rPr>
          <w:t>中文译文</w:t>
        </w:r>
        <w:r w:rsidR="007C5775">
          <w:tab/>
        </w:r>
        <w:fldSimple w:instr=" PAGEREF _Toc4700 ">
          <w:r w:rsidR="007C5775">
            <w:t>48</w:t>
          </w:r>
        </w:fldSimple>
      </w:hyperlink>
    </w:p>
    <w:p w:rsidR="007C5775" w:rsidRDefault="00B70E6D">
      <w:pPr>
        <w:pStyle w:val="10"/>
        <w:tabs>
          <w:tab w:val="right" w:leader="dot" w:pos="7825"/>
        </w:tabs>
      </w:pPr>
      <w:hyperlink w:anchor="_Toc26350" w:history="1">
        <w:r w:rsidR="007C5775">
          <w:rPr>
            <w:rFonts w:ascii="黑体" w:eastAsia="黑体" w:hint="eastAsia"/>
            <w:szCs w:val="28"/>
          </w:rPr>
          <w:t>致  谢</w:t>
        </w:r>
        <w:r w:rsidR="007C5775">
          <w:tab/>
        </w:r>
        <w:fldSimple w:instr=" PAGEREF _Toc26350 ">
          <w:r w:rsidR="007C5775">
            <w:t>56</w:t>
          </w:r>
        </w:fldSimple>
      </w:hyperlink>
    </w:p>
    <w:p w:rsidR="007C5775" w:rsidRDefault="00B70E6D">
      <w:pPr>
        <w:spacing w:line="300" w:lineRule="auto"/>
        <w:rPr>
          <w:sz w:val="24"/>
          <w:szCs w:val="21"/>
        </w:rPr>
      </w:pPr>
      <w:r>
        <w:rPr>
          <w:rFonts w:hint="eastAsia"/>
          <w:szCs w:val="21"/>
        </w:rPr>
        <w:fldChar w:fldCharType="end"/>
      </w:r>
    </w:p>
    <w:p w:rsidR="007C5775" w:rsidRDefault="007C5775">
      <w:pPr>
        <w:spacing w:line="300" w:lineRule="auto"/>
        <w:rPr>
          <w:sz w:val="24"/>
          <w:szCs w:val="21"/>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rsidP="002744DC">
      <w:pPr>
        <w:ind w:firstLineChars="200" w:firstLine="420"/>
        <w:rPr>
          <w:rFonts w:ascii="方正宋黑简体" w:hAnsi="方正宋黑简体"/>
        </w:rPr>
      </w:pPr>
    </w:p>
    <w:p w:rsidR="007C5775" w:rsidRDefault="007C5775">
      <w:pPr>
        <w:rPr>
          <w:rFonts w:ascii="方正宋黑简体" w:hAnsi="方正宋黑简体"/>
        </w:rPr>
      </w:pPr>
    </w:p>
    <w:p w:rsidR="007C5775" w:rsidRDefault="007C5775">
      <w:r>
        <w:rPr>
          <w:rFonts w:hint="eastAsia"/>
        </w:rPr>
        <w:t xml:space="preserve">     </w:t>
      </w:r>
    </w:p>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Pr>
        <w:tabs>
          <w:tab w:val="left" w:pos="2927"/>
        </w:tabs>
        <w:jc w:val="left"/>
        <w:sectPr w:rsidR="007C5775">
          <w:footerReference w:type="default" r:id="rId9"/>
          <w:pgSz w:w="10376" w:h="14685"/>
          <w:pgMar w:top="1134" w:right="1134" w:bottom="1134" w:left="1134" w:header="851" w:footer="992" w:gutter="283"/>
          <w:pgNumType w:start="1"/>
          <w:cols w:space="720"/>
          <w:docGrid w:type="lines" w:linePitch="312"/>
        </w:sectPr>
      </w:pPr>
      <w:r>
        <w:rPr>
          <w:rFonts w:hint="eastAsia"/>
        </w:rPr>
        <w:tab/>
      </w:r>
    </w:p>
    <w:p w:rsidR="007C5775" w:rsidRDefault="007C5775">
      <w:pPr>
        <w:jc w:val="center"/>
        <w:outlineLvl w:val="0"/>
        <w:rPr>
          <w:rFonts w:ascii="宋体" w:hAnsi="宋体"/>
          <w:bCs/>
          <w:sz w:val="30"/>
          <w:szCs w:val="30"/>
        </w:rPr>
      </w:pPr>
      <w:bookmarkStart w:id="51" w:name="_Toc20554"/>
      <w:bookmarkStart w:id="52" w:name="_Toc32717"/>
      <w:r>
        <w:rPr>
          <w:rFonts w:ascii="黑体" w:eastAsia="黑体" w:hAnsi="宋体" w:hint="eastAsia"/>
          <w:bCs/>
          <w:sz w:val="30"/>
          <w:szCs w:val="30"/>
        </w:rPr>
        <w:lastRenderedPageBreak/>
        <w:t>1 绪论</w:t>
      </w:r>
      <w:bookmarkEnd w:id="51"/>
      <w:bookmarkEnd w:id="52"/>
    </w:p>
    <w:p w:rsidR="007C5775" w:rsidRDefault="007C5775">
      <w:pPr>
        <w:tabs>
          <w:tab w:val="left" w:pos="720"/>
        </w:tabs>
        <w:autoSpaceDN w:val="0"/>
        <w:spacing w:line="450" w:lineRule="atLeast"/>
        <w:jc w:val="left"/>
        <w:outlineLvl w:val="0"/>
        <w:rPr>
          <w:rFonts w:ascii="黑体" w:eastAsia="黑体" w:hAnsi="黑体" w:cs="黑体"/>
          <w:sz w:val="28"/>
          <w:szCs w:val="28"/>
        </w:rPr>
      </w:pPr>
      <w:bookmarkStart w:id="53" w:name="_Toc27081"/>
      <w:bookmarkStart w:id="54" w:name="_Toc17395"/>
      <w:r>
        <w:rPr>
          <w:rFonts w:ascii="黑体" w:eastAsia="黑体" w:hAnsi="黑体" w:cs="黑体" w:hint="eastAsia"/>
          <w:sz w:val="28"/>
          <w:szCs w:val="28"/>
        </w:rPr>
        <w:t>1.1课题研究背景及其意义</w:t>
      </w:r>
      <w:bookmarkEnd w:id="53"/>
      <w:bookmarkEnd w:id="54"/>
      <w:r>
        <w:rPr>
          <w:rFonts w:ascii="黑体" w:eastAsia="黑体" w:hAnsi="黑体" w:cs="黑体" w:hint="eastAsia"/>
          <w:sz w:val="28"/>
          <w:szCs w:val="28"/>
        </w:rPr>
        <w:t xml:space="preserve">    </w:t>
      </w:r>
    </w:p>
    <w:p w:rsidR="007C5775" w:rsidRDefault="007C5775">
      <w:pPr>
        <w:shd w:val="solid" w:color="FFFFFF" w:fill="auto"/>
        <w:autoSpaceDN w:val="0"/>
        <w:spacing w:line="400" w:lineRule="atLeast"/>
        <w:ind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随着社会经济的发展，人们审美观的提高，许多家庭会对原有房屋重新进行装修。在室内装修时，都涉及到在混凝土墙体上打洞，如果盲目打洞，很可能打到墙中电线上，导致家里甚至邻居家供电中断，除修补极为困难外，还有可能危及施工人员的生命；当打到墙体内的水管时，水泄漏出来，在很大程度上会影响施工进度。所以，在进行装修开凿时，需对电线水管先进行检测定位。因此，墙体探测仪具有很高的实用价值。</w:t>
      </w:r>
    </w:p>
    <w:p w:rsidR="007C5775" w:rsidRDefault="007C5775">
      <w:pPr>
        <w:shd w:val="solid" w:color="FFFFFF" w:fill="auto"/>
        <w:autoSpaceDN w:val="0"/>
        <w:spacing w:line="400" w:lineRule="atLeast"/>
        <w:ind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现今，不同的管线有专门的管线检测仪，比如有电缆检测仪，汽油管道检测仪。原理上讲只要被探测的管线本身的物理性质与物理环境的介质存在某些方面的差异且有一定的规模尺寸，就可以用现代的设备来检测这个异常</w:t>
      </w:r>
      <w:commentRangeStart w:id="55"/>
      <w:r>
        <w:rPr>
          <w:rFonts w:ascii="宋体" w:hAnsi="宋体" w:cs="宋体" w:hint="eastAsia"/>
          <w:sz w:val="24"/>
          <w:shd w:val="clear" w:color="auto" w:fill="FFFFFF"/>
        </w:rPr>
        <w:t>到</w:t>
      </w:r>
      <w:commentRangeEnd w:id="55"/>
      <w:r w:rsidR="00684C3C">
        <w:rPr>
          <w:rStyle w:val="ae"/>
        </w:rPr>
        <w:commentReference w:id="55"/>
      </w:r>
      <w:r>
        <w:rPr>
          <w:rFonts w:ascii="宋体" w:hAnsi="宋体" w:cs="宋体" w:hint="eastAsia"/>
          <w:sz w:val="24"/>
          <w:shd w:val="clear" w:color="auto" w:fill="FFFFFF"/>
        </w:rPr>
        <w:t>，接着可以利用相应的方法去解决问题。由此产生了许多地下管线探测的方法，其中主要有：电阻率 、充电 、自然电场 、磁场强度 、磁梯度、浅层地震反射 、瑞利波 、探地雷达 、频域电磁等方法。</w:t>
      </w:r>
    </w:p>
    <w:p w:rsidR="007C5775" w:rsidRDefault="007C5775">
      <w:pPr>
        <w:shd w:val="solid" w:color="FFFFFF" w:fill="auto"/>
        <w:autoSpaceDN w:val="0"/>
        <w:spacing w:line="400" w:lineRule="atLeast"/>
        <w:ind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参照众多探测仪的工作原理，欲设计一种</w:t>
      </w:r>
      <w:commentRangeStart w:id="56"/>
      <w:r>
        <w:rPr>
          <w:rFonts w:ascii="宋体" w:hAnsi="宋体" w:cs="宋体" w:hint="eastAsia"/>
          <w:sz w:val="24"/>
          <w:shd w:val="clear" w:color="auto" w:fill="FFFFFF"/>
        </w:rPr>
        <w:t>墙体探测仪</w:t>
      </w:r>
      <w:commentRangeEnd w:id="56"/>
      <w:r w:rsidR="00684C3C">
        <w:rPr>
          <w:rStyle w:val="ae"/>
        </w:rPr>
        <w:commentReference w:id="56"/>
      </w:r>
      <w:r>
        <w:rPr>
          <w:rFonts w:ascii="宋体" w:hAnsi="宋体" w:cs="宋体" w:hint="eastAsia"/>
          <w:sz w:val="24"/>
          <w:shd w:val="clear" w:color="auto" w:fill="FFFFFF"/>
        </w:rPr>
        <w:t>作为一种新型的房屋建筑装潢辅助工具，可以</w:t>
      </w:r>
      <w:commentRangeStart w:id="57"/>
      <w:r>
        <w:rPr>
          <w:rFonts w:ascii="宋体" w:hAnsi="宋体" w:cs="宋体" w:hint="eastAsia"/>
          <w:sz w:val="24"/>
          <w:shd w:val="clear" w:color="auto" w:fill="FFFFFF"/>
        </w:rPr>
        <w:t>探测</w:t>
      </w:r>
      <w:commentRangeEnd w:id="57"/>
      <w:r w:rsidR="00684C3C">
        <w:rPr>
          <w:rStyle w:val="ae"/>
        </w:rPr>
        <w:commentReference w:id="57"/>
      </w:r>
      <w:r>
        <w:rPr>
          <w:rFonts w:ascii="宋体" w:hAnsi="宋体" w:cs="宋体" w:hint="eastAsia"/>
          <w:sz w:val="24"/>
          <w:shd w:val="clear" w:color="auto" w:fill="FFFFFF"/>
        </w:rPr>
        <w:t>水管，电线的具体位置，</w:t>
      </w:r>
      <w:commentRangeStart w:id="58"/>
      <w:r>
        <w:rPr>
          <w:rFonts w:ascii="宋体" w:hAnsi="宋体" w:cs="宋体" w:hint="eastAsia"/>
          <w:sz w:val="24"/>
          <w:shd w:val="clear" w:color="auto" w:fill="FFFFFF"/>
        </w:rPr>
        <w:t>这</w:t>
      </w:r>
      <w:commentRangeEnd w:id="58"/>
      <w:r w:rsidR="00684C3C">
        <w:rPr>
          <w:rStyle w:val="ae"/>
        </w:rPr>
        <w:commentReference w:id="58"/>
      </w:r>
      <w:r>
        <w:rPr>
          <w:rFonts w:ascii="宋体" w:hAnsi="宋体" w:cs="宋体" w:hint="eastAsia"/>
          <w:sz w:val="24"/>
          <w:shd w:val="clear" w:color="auto" w:fill="FFFFFF"/>
        </w:rPr>
        <w:t>能有效防止因对墙体结构的不确定，给施工带来的不便。本设计主要检测带电电线，墙内金属和水管，以STM32为核心，测出管线的具体位置，给开凿提供准确的位置。</w:t>
      </w:r>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commentRangeStart w:id="59"/>
      <w:r>
        <w:rPr>
          <w:rFonts w:ascii="宋体" w:hAnsi="宋体" w:cs="宋体" w:hint="eastAsia"/>
          <w:sz w:val="24"/>
          <w:shd w:val="clear" w:color="auto" w:fill="FFFFFF"/>
        </w:rPr>
        <w:t>墙体探测仪</w:t>
      </w:r>
      <w:commentRangeEnd w:id="59"/>
      <w:r w:rsidR="00684C3C">
        <w:rPr>
          <w:rStyle w:val="ae"/>
        </w:rPr>
        <w:commentReference w:id="59"/>
      </w:r>
      <w:r>
        <w:rPr>
          <w:rFonts w:ascii="宋体" w:hAnsi="宋体" w:cs="宋体" w:hint="eastAsia"/>
          <w:sz w:val="24"/>
          <w:shd w:val="clear" w:color="auto" w:fill="FFFFFF"/>
        </w:rPr>
        <w:t>是针对墙体中电线、水管的探测而设计的探测仪，设计运用传感器，并</w:t>
      </w:r>
      <w:commentRangeStart w:id="60"/>
      <w:r>
        <w:rPr>
          <w:rFonts w:ascii="宋体" w:hAnsi="宋体" w:cs="宋体" w:hint="eastAsia"/>
          <w:sz w:val="24"/>
          <w:shd w:val="clear" w:color="auto" w:fill="FFFFFF"/>
        </w:rPr>
        <w:t>设计了</w:t>
      </w:r>
      <w:commentRangeEnd w:id="60"/>
      <w:r w:rsidR="00684C3C">
        <w:rPr>
          <w:rStyle w:val="ae"/>
        </w:rPr>
        <w:commentReference w:id="60"/>
      </w:r>
      <w:r>
        <w:rPr>
          <w:rFonts w:ascii="宋体" w:hAnsi="宋体" w:cs="宋体" w:hint="eastAsia"/>
          <w:sz w:val="24"/>
          <w:shd w:val="clear" w:color="auto" w:fill="FFFFFF"/>
        </w:rPr>
        <w:t>相关数据处理方法</w:t>
      </w:r>
      <w:commentRangeStart w:id="61"/>
      <w:r>
        <w:rPr>
          <w:rFonts w:ascii="宋体" w:hAnsi="宋体" w:cs="宋体" w:hint="eastAsia"/>
          <w:sz w:val="24"/>
          <w:shd w:val="clear" w:color="auto" w:fill="FFFFFF"/>
        </w:rPr>
        <w:t>以</w:t>
      </w:r>
      <w:commentRangeEnd w:id="61"/>
      <w:r w:rsidR="00684C3C">
        <w:rPr>
          <w:rStyle w:val="ae"/>
        </w:rPr>
        <w:commentReference w:id="61"/>
      </w:r>
      <w:r>
        <w:rPr>
          <w:rFonts w:ascii="宋体" w:hAnsi="宋体" w:cs="宋体" w:hint="eastAsia"/>
          <w:sz w:val="24"/>
          <w:shd w:val="clear" w:color="auto" w:fill="FFFFFF"/>
        </w:rPr>
        <w:t>检测被测管线电压电流大小、埋藏位置。</w:t>
      </w:r>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本设计主要是对通电电线、墙内金属、带水的PVC管进行检测。针对通电电线，可以用</w:t>
      </w:r>
      <w:commentRangeStart w:id="62"/>
      <w:r>
        <w:rPr>
          <w:rFonts w:ascii="宋体" w:hAnsi="宋体" w:cs="宋体" w:hint="eastAsia"/>
          <w:sz w:val="24"/>
          <w:shd w:val="clear" w:color="auto" w:fill="FFFFFF"/>
        </w:rPr>
        <w:t>霍尔传感器，涡流传感器</w:t>
      </w:r>
      <w:commentRangeEnd w:id="62"/>
      <w:r w:rsidR="00684C3C">
        <w:rPr>
          <w:rStyle w:val="ae"/>
        </w:rPr>
        <w:commentReference w:id="62"/>
      </w:r>
      <w:r>
        <w:rPr>
          <w:rFonts w:ascii="宋体" w:hAnsi="宋体" w:cs="宋体" w:hint="eastAsia"/>
          <w:sz w:val="24"/>
          <w:shd w:val="clear" w:color="auto" w:fill="FFFFFF"/>
        </w:rPr>
        <w:t>等进行信号检测；</w:t>
      </w:r>
      <w:commentRangeStart w:id="63"/>
      <w:r>
        <w:rPr>
          <w:rFonts w:ascii="宋体" w:hAnsi="宋体" w:cs="宋体" w:hint="eastAsia"/>
          <w:sz w:val="24"/>
          <w:shd w:val="clear" w:color="auto" w:fill="FFFFFF"/>
        </w:rPr>
        <w:t>针</w:t>
      </w:r>
      <w:commentRangeEnd w:id="63"/>
      <w:r w:rsidR="00684C3C">
        <w:rPr>
          <w:rStyle w:val="ae"/>
        </w:rPr>
        <w:commentReference w:id="63"/>
      </w:r>
      <w:r>
        <w:rPr>
          <w:rFonts w:ascii="宋体" w:hAnsi="宋体" w:cs="宋体" w:hint="eastAsia"/>
          <w:sz w:val="24"/>
          <w:shd w:val="clear" w:color="auto" w:fill="FFFFFF"/>
        </w:rPr>
        <w:t>墙内金属，参考市场上较</w:t>
      </w:r>
      <w:commentRangeStart w:id="64"/>
      <w:r>
        <w:rPr>
          <w:rFonts w:ascii="宋体" w:hAnsi="宋体" w:cs="宋体" w:hint="eastAsia"/>
          <w:sz w:val="24"/>
          <w:shd w:val="clear" w:color="auto" w:fill="FFFFFF"/>
        </w:rPr>
        <w:t>已</w:t>
      </w:r>
      <w:commentRangeEnd w:id="64"/>
      <w:r w:rsidR="00684C3C">
        <w:rPr>
          <w:rStyle w:val="ae"/>
        </w:rPr>
        <w:commentReference w:id="64"/>
      </w:r>
      <w:r>
        <w:rPr>
          <w:rFonts w:ascii="宋体" w:hAnsi="宋体" w:cs="宋体" w:hint="eastAsia"/>
          <w:sz w:val="24"/>
          <w:shd w:val="clear" w:color="auto" w:fill="FFFFFF"/>
        </w:rPr>
        <w:t>成熟的金属探测器的设计方案进行改善；针对水管探测，自己动手制做了电容极板探测传感器进行信号检测。</w:t>
      </w:r>
    </w:p>
    <w:p w:rsidR="007C5775" w:rsidRDefault="007C5775">
      <w:pPr>
        <w:shd w:val="solid" w:color="FFFFFF" w:fill="auto"/>
        <w:autoSpaceDN w:val="0"/>
        <w:spacing w:line="400" w:lineRule="atLeast"/>
        <w:ind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将三种检测到的信号通过A/D转换传送到单片机STM32上，通过运算，利用峰值法，确定各管线的位置。其中，带电电线由所测得的输出电压脉冲幅值大小判定电线的位置；不带电的电线，分析所得的电压大小，从而</w:t>
      </w:r>
      <w:r>
        <w:rPr>
          <w:rFonts w:ascii="宋体" w:hAnsi="宋体" w:cs="宋体" w:hint="eastAsia"/>
          <w:sz w:val="24"/>
          <w:shd w:val="clear" w:color="auto" w:fill="FFFFFF"/>
        </w:rPr>
        <w:lastRenderedPageBreak/>
        <w:t>判定电线位置；水管，分析电容极板电容值，得出被测水管在移动过程中电容值不断变化并可以通过由电容值转化出的电压所出现的峰值，判断水管的中心位置。</w:t>
      </w:r>
    </w:p>
    <w:p w:rsidR="007C5775" w:rsidRDefault="007C5775">
      <w:pPr>
        <w:shd w:val="solid" w:color="FFFFFF" w:fill="auto"/>
        <w:autoSpaceDN w:val="0"/>
        <w:spacing w:line="400" w:lineRule="atLeast"/>
        <w:ind w:left="1" w:right="28" w:firstLineChars="200" w:firstLine="480"/>
        <w:jc w:val="left"/>
        <w:rPr>
          <w:rFonts w:ascii="宋体" w:hAnsi="宋体" w:cs="宋体"/>
          <w:sz w:val="24"/>
        </w:rPr>
      </w:pPr>
      <w:r>
        <w:rPr>
          <w:rFonts w:ascii="宋体" w:hAnsi="宋体" w:cs="宋体" w:hint="eastAsia"/>
          <w:sz w:val="24"/>
          <w:shd w:val="clear" w:color="auto" w:fill="FFFFFF"/>
        </w:rPr>
        <w:t>同时，检测系统在获取、传送、转换和处理缺陷信号的过程中，不可避免的受到机械振动、环境噪声或电路的工频噪声等多种干扰，需要采用滤波电路以滤除信号中的一部分噪声或不需要的频率范围的信号。</w:t>
      </w:r>
      <w:commentRangeStart w:id="65"/>
      <w:r>
        <w:rPr>
          <w:rFonts w:ascii="宋体" w:hAnsi="宋体" w:cs="宋体" w:hint="eastAsia"/>
          <w:sz w:val="24"/>
          <w:shd w:val="clear" w:color="auto" w:fill="FFFFFF"/>
        </w:rPr>
        <w:t>墙体探测仪</w:t>
      </w:r>
      <w:commentRangeEnd w:id="65"/>
      <w:r w:rsidR="00684C3C">
        <w:rPr>
          <w:rStyle w:val="ae"/>
        </w:rPr>
        <w:commentReference w:id="65"/>
      </w:r>
      <w:r>
        <w:rPr>
          <w:rFonts w:ascii="宋体" w:hAnsi="宋体" w:cs="宋体" w:hint="eastAsia"/>
          <w:sz w:val="24"/>
          <w:shd w:val="clear" w:color="auto" w:fill="FFFFFF"/>
        </w:rPr>
        <w:t>的研制，将可以使人们更加方便快速的检测到墙体中管线的位置。</w:t>
      </w:r>
      <w:commentRangeStart w:id="66"/>
      <w:r>
        <w:rPr>
          <w:rFonts w:ascii="宋体" w:hAnsi="宋体" w:cs="宋体" w:hint="eastAsia"/>
          <w:sz w:val="24"/>
          <w:shd w:val="clear" w:color="auto" w:fill="FFFFFF"/>
        </w:rPr>
        <w:t>可同时可</w:t>
      </w:r>
      <w:commentRangeEnd w:id="66"/>
      <w:r w:rsidR="00684C3C">
        <w:rPr>
          <w:rStyle w:val="ae"/>
        </w:rPr>
        <w:commentReference w:id="66"/>
      </w:r>
      <w:r>
        <w:rPr>
          <w:rFonts w:ascii="宋体" w:hAnsi="宋体" w:cs="宋体" w:hint="eastAsia"/>
          <w:sz w:val="24"/>
          <w:shd w:val="clear" w:color="auto" w:fill="FFFFFF"/>
        </w:rPr>
        <w:t>以节约施工的成本，加快施工的进程，保证施工安全、提供给施工者一个清晰的墙体管线的布局。</w:t>
      </w:r>
    </w:p>
    <w:p w:rsidR="007C5775" w:rsidRDefault="007C5775">
      <w:pPr>
        <w:rPr>
          <w:rFonts w:ascii="宋体" w:hAnsi="宋体" w:cs="宋体"/>
          <w:sz w:val="24"/>
        </w:rPr>
      </w:pPr>
    </w:p>
    <w:p w:rsidR="007C5775" w:rsidRDefault="007C5775">
      <w:pPr>
        <w:numPr>
          <w:ilvl w:val="0"/>
          <w:numId w:val="2"/>
        </w:numPr>
        <w:outlineLvl w:val="1"/>
        <w:rPr>
          <w:sz w:val="24"/>
          <w:szCs w:val="21"/>
        </w:rPr>
      </w:pPr>
      <w:bookmarkStart w:id="67" w:name="_Toc26339"/>
      <w:bookmarkStart w:id="68" w:name="_Toc14131"/>
      <w:r>
        <w:rPr>
          <w:rFonts w:eastAsia="黑体"/>
          <w:sz w:val="28"/>
        </w:rPr>
        <w:t>2</w:t>
      </w:r>
      <w:r>
        <w:rPr>
          <w:rFonts w:eastAsia="黑体" w:hint="eastAsia"/>
          <w:sz w:val="28"/>
        </w:rPr>
        <w:t xml:space="preserve">   </w:t>
      </w:r>
      <w:r>
        <w:rPr>
          <w:rFonts w:eastAsia="黑体" w:hint="eastAsia"/>
          <w:sz w:val="28"/>
        </w:rPr>
        <w:t>管线探测仪的发展过程</w:t>
      </w:r>
      <w:bookmarkEnd w:id="67"/>
      <w:bookmarkEnd w:id="68"/>
    </w:p>
    <w:p w:rsidR="007C5775" w:rsidRDefault="007C5775">
      <w:pPr>
        <w:outlineLvl w:val="2"/>
        <w:rPr>
          <w:rFonts w:ascii="宋体" w:hAnsi="宋体" w:cs="宋体"/>
          <w:b/>
          <w:bCs/>
          <w:sz w:val="24"/>
        </w:rPr>
      </w:pPr>
      <w:bookmarkStart w:id="69" w:name="_Toc26689"/>
      <w:bookmarkStart w:id="70" w:name="_Toc4167"/>
      <w:r>
        <w:rPr>
          <w:rFonts w:ascii="宋体" w:hAnsi="宋体" w:cs="宋体" w:hint="eastAsia"/>
          <w:b/>
          <w:bCs/>
          <w:sz w:val="24"/>
        </w:rPr>
        <w:t>1.2.1   金属管线探测仪的发展过程</w:t>
      </w:r>
      <w:bookmarkEnd w:id="69"/>
      <w:bookmarkEnd w:id="70"/>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现今，大多数管线采用的材料是金属的，由于金属材料具有很好的导电性能，所以，很容易用电磁法进行相关的探测。最早的电磁法探测管线的历史可以追溯到1910年,在以后的几年里,管线探测技术得到了很大的发展,越来越多的管线探测仪被发明。在二战爆发前,管线探测仪主要是针对地下的金属管道进行探测定位,当时的探测仪性能比较单一,成本较低。第一个高性能的管线探测仪是由加利福尼亚的费舍尔博士设计,他使用了当时最先进的技术。1964年贝尔实验室设计并制造了一款管线探测仪,成功对地下管线深度进行了测量,验证了双天线探测的正确性。</w:t>
      </w:r>
    </w:p>
    <w:p w:rsidR="007C5775" w:rsidRDefault="007C5775">
      <w:pPr>
        <w:shd w:val="solid" w:color="FFFFFF" w:fill="auto"/>
        <w:autoSpaceDN w:val="0"/>
        <w:spacing w:line="400" w:lineRule="atLeast"/>
        <w:ind w:left="1" w:right="28" w:firstLineChars="200" w:firstLine="480"/>
        <w:jc w:val="left"/>
        <w:rPr>
          <w:rFonts w:ascii="宋体" w:hAnsi="宋体" w:cs="宋体"/>
          <w:sz w:val="24"/>
        </w:rPr>
      </w:pPr>
      <w:r>
        <w:rPr>
          <w:rFonts w:ascii="宋体" w:hAnsi="宋体" w:cs="宋体" w:hint="eastAsia"/>
          <w:sz w:val="24"/>
          <w:shd w:val="clear" w:color="auto" w:fill="FFFFFF"/>
        </w:rPr>
        <w:t>20世纪80年代后,随着各种滤波技术及天线技术的发展,探测仪的性能有了很大的提高,在信噪比、分辨率和精度方面都有了很大的进步,并且探测仪趋于便携式发展,质量轻便于携带,界面易于操作,探测方式多样化,精度高，纵观国内外地下金属管线探测仪器的发展:国外仪器发展早，产品类型较多,抗干扰能力强,性价比高,适用领域广。知名品牌有美国里奇公司的SR一60管线定位仪（图1）；美国RYCOM公司8879C管线探测仪（图2）；德国竖威探测雷达；雷迪公司RD8000和RD40000；美国subsite系列Subsite25O/950/970；美国Metroteeh公司的MetrteChsoO/9800；美国3M公司的Dynatel系列(2200/2200M)系列等。对美国里奇公司的SR一60管线定位仪、美国RYCOM公司8879C管线探测仪两种探测仪性能了解如下：</w:t>
      </w:r>
    </w:p>
    <w:p w:rsidR="007C5775" w:rsidRDefault="00E0132A">
      <w:pPr>
        <w:ind w:firstLineChars="200" w:firstLine="480"/>
        <w:rPr>
          <w:rFonts w:ascii="宋体" w:hAnsi="宋体" w:cs="宋体"/>
          <w:sz w:val="24"/>
        </w:rPr>
      </w:pPr>
      <w:r>
        <w:rPr>
          <w:rFonts w:ascii="宋体" w:hAnsi="宋体" w:cs="宋体" w:hint="eastAsia"/>
          <w:noProof/>
          <w:sz w:val="24"/>
        </w:rPr>
        <w:lastRenderedPageBreak/>
        <w:drawing>
          <wp:anchor distT="0" distB="0" distL="114300" distR="114300" simplePos="0" relativeHeight="251646976" behindDoc="0" locked="0" layoutInCell="1" allowOverlap="1">
            <wp:simplePos x="0" y="0"/>
            <wp:positionH relativeFrom="column">
              <wp:posOffset>1358900</wp:posOffset>
            </wp:positionH>
            <wp:positionV relativeFrom="paragraph">
              <wp:posOffset>1270</wp:posOffset>
            </wp:positionV>
            <wp:extent cx="2159635" cy="1799590"/>
            <wp:effectExtent l="19050" t="0" r="0" b="0"/>
            <wp:wrapNone/>
            <wp:docPr id="2" name="图片 2" descr="2014-05-11_123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2014-05-11_123303"/>
                    <pic:cNvPicPr preferRelativeResize="0">
                      <a:picLocks noChangeArrowheads="1"/>
                    </pic:cNvPicPr>
                  </pic:nvPicPr>
                  <pic:blipFill>
                    <a:blip r:embed="rId10"/>
                    <a:srcRect/>
                    <a:stretch>
                      <a:fillRect/>
                    </a:stretch>
                  </pic:blipFill>
                  <pic:spPr bwMode="auto">
                    <a:xfrm>
                      <a:off x="0" y="0"/>
                      <a:ext cx="2159635" cy="1799590"/>
                    </a:xfrm>
                    <a:prstGeom prst="rect">
                      <a:avLst/>
                    </a:prstGeom>
                    <a:noFill/>
                    <a:ln w="9525">
                      <a:noFill/>
                      <a:miter lim="800000"/>
                      <a:headEnd/>
                      <a:tailEnd/>
                    </a:ln>
                  </pic:spPr>
                </pic:pic>
              </a:graphicData>
            </a:graphic>
          </wp:anchor>
        </w:drawing>
      </w: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rPr>
          <w:rFonts w:ascii="宋体" w:hAnsi="宋体" w:cs="宋体"/>
          <w:sz w:val="24"/>
        </w:rPr>
      </w:pPr>
    </w:p>
    <w:p w:rsidR="007C5775" w:rsidRDefault="007C5775">
      <w:pPr>
        <w:jc w:val="center"/>
        <w:rPr>
          <w:rFonts w:ascii="宋体" w:hAnsi="宋体" w:cs="宋体"/>
          <w:sz w:val="24"/>
        </w:rPr>
      </w:pPr>
    </w:p>
    <w:p w:rsidR="00684C3C" w:rsidRDefault="00684C3C">
      <w:pPr>
        <w:jc w:val="center"/>
        <w:rPr>
          <w:ins w:id="71" w:author="Sky123.Org" w:date="2014-06-04T00:32:00Z"/>
          <w:rFonts w:ascii="宋体" w:hAnsi="宋体" w:cs="宋体" w:hint="eastAsia"/>
          <w:sz w:val="24"/>
        </w:rPr>
      </w:pPr>
    </w:p>
    <w:p w:rsidR="007C5775" w:rsidRDefault="007C5775">
      <w:pPr>
        <w:jc w:val="center"/>
        <w:rPr>
          <w:rFonts w:ascii="宋体" w:hAnsi="宋体" w:cs="宋体"/>
          <w:sz w:val="24"/>
        </w:rPr>
      </w:pPr>
      <w:r>
        <w:rPr>
          <w:rFonts w:ascii="宋体" w:hAnsi="宋体" w:cs="宋体" w:hint="eastAsia"/>
          <w:sz w:val="24"/>
        </w:rPr>
        <w:t xml:space="preserve">图1  </w:t>
      </w:r>
      <w:r>
        <w:rPr>
          <w:rFonts w:ascii="宋体" w:hAnsi="宋体"/>
          <w:bCs/>
          <w:sz w:val="24"/>
        </w:rPr>
        <w:t>SR-60管线定位仪</w:t>
      </w:r>
    </w:p>
    <w:p w:rsidR="007C5775" w:rsidRDefault="007C5775">
      <w:pPr>
        <w:shd w:val="solid" w:color="FFFFFF" w:fill="auto"/>
        <w:autoSpaceDN w:val="0"/>
        <w:spacing w:line="400" w:lineRule="atLeast"/>
        <w:ind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新的SR-60管线定位仪可追踪任何从10 Hz的到490,000 Hz的频率，并且能同时对有源的管线和目标进行追踪。加上发射机，SR-60管线探测仪可以实现最快速，最容易，最多才多艺的地下公共事业系统探测。配合使用信号发生器进行管线定位，直接使用管线定位仪进行管线定位，也可检测其他厂家生产的33kHz，640Hz信号发生器。</w:t>
      </w:r>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r>
        <w:rPr>
          <w:rFonts w:ascii="宋体" w:hAnsi="宋体" w:cs="宋体"/>
          <w:sz w:val="24"/>
          <w:shd w:val="clear" w:color="auto" w:fill="FFFFFF"/>
        </w:rPr>
        <w:t>探测</w:t>
      </w:r>
      <w:r>
        <w:rPr>
          <w:rFonts w:ascii="宋体" w:hAnsi="宋体" w:cs="宋体" w:hint="eastAsia"/>
          <w:sz w:val="24"/>
          <w:shd w:val="clear" w:color="auto" w:fill="FFFFFF"/>
        </w:rPr>
        <w:t>器</w:t>
      </w:r>
      <w:r>
        <w:rPr>
          <w:rFonts w:ascii="宋体" w:hAnsi="宋体" w:cs="宋体"/>
          <w:sz w:val="24"/>
          <w:shd w:val="clear" w:color="auto" w:fill="FFFFFF"/>
        </w:rPr>
        <w:t>带有信号发生器的液晶屏显示</w:t>
      </w:r>
      <w:r>
        <w:rPr>
          <w:rFonts w:ascii="宋体" w:hAnsi="宋体" w:cs="宋体" w:hint="eastAsia"/>
          <w:sz w:val="24"/>
          <w:shd w:val="clear" w:color="auto" w:fill="FFFFFF"/>
        </w:rPr>
        <w:t>。</w:t>
      </w:r>
      <w:r>
        <w:rPr>
          <w:rFonts w:ascii="宋体" w:hAnsi="宋体" w:cs="宋体"/>
          <w:sz w:val="24"/>
          <w:shd w:val="clear" w:color="auto" w:fill="FFFFFF"/>
        </w:rPr>
        <w:t>LCD液晶显示屏</w:t>
      </w:r>
      <w:r>
        <w:rPr>
          <w:rFonts w:ascii="宋体" w:hAnsi="宋体" w:cs="宋体" w:hint="eastAsia"/>
          <w:sz w:val="24"/>
          <w:shd w:val="clear" w:color="auto" w:fill="FFFFFF"/>
        </w:rPr>
        <w:t>，可以及时</w:t>
      </w:r>
      <w:r>
        <w:rPr>
          <w:rFonts w:ascii="宋体" w:hAnsi="宋体" w:cs="宋体"/>
          <w:sz w:val="24"/>
          <w:shd w:val="clear" w:color="auto" w:fill="FFFFFF"/>
        </w:rPr>
        <w:t>显示深度</w:t>
      </w:r>
      <w:r>
        <w:rPr>
          <w:rFonts w:ascii="宋体" w:hAnsi="宋体" w:cs="宋体" w:hint="eastAsia"/>
          <w:sz w:val="24"/>
          <w:shd w:val="clear" w:color="auto" w:fill="FFFFFF"/>
        </w:rPr>
        <w:t>，且具有</w:t>
      </w:r>
      <w:r>
        <w:rPr>
          <w:rFonts w:ascii="宋体" w:hAnsi="宋体" w:cs="宋体"/>
          <w:sz w:val="24"/>
          <w:shd w:val="clear" w:color="auto" w:fill="FFFFFF"/>
        </w:rPr>
        <w:t>自动背光功能</w:t>
      </w:r>
      <w:r>
        <w:rPr>
          <w:rFonts w:ascii="宋体" w:hAnsi="宋体" w:cs="宋体" w:hint="eastAsia"/>
          <w:sz w:val="24"/>
          <w:shd w:val="clear" w:color="auto" w:fill="FFFFFF"/>
        </w:rPr>
        <w:t>，探测到的信息</w:t>
      </w:r>
      <w:r>
        <w:rPr>
          <w:rFonts w:ascii="宋体" w:hAnsi="宋体" w:cs="宋体"/>
          <w:sz w:val="24"/>
          <w:shd w:val="clear" w:color="auto" w:fill="FFFFFF"/>
        </w:rPr>
        <w:t>均在同一界面显示</w:t>
      </w:r>
      <w:r>
        <w:rPr>
          <w:rFonts w:ascii="宋体" w:hAnsi="宋体" w:cs="宋体" w:hint="eastAsia"/>
          <w:sz w:val="24"/>
          <w:shd w:val="clear" w:color="auto" w:fill="FFFFFF"/>
        </w:rPr>
        <w:t>。</w:t>
      </w:r>
      <w:r>
        <w:rPr>
          <w:rFonts w:ascii="宋体" w:hAnsi="宋体" w:cs="宋体"/>
          <w:sz w:val="24"/>
          <w:shd w:val="clear" w:color="auto" w:fill="FFFFFF"/>
        </w:rPr>
        <w:t>目标管线，深度及变化情况</w:t>
      </w:r>
      <w:r>
        <w:rPr>
          <w:rFonts w:ascii="宋体" w:hAnsi="宋体" w:cs="宋体" w:hint="eastAsia"/>
          <w:sz w:val="24"/>
          <w:shd w:val="clear" w:color="auto" w:fill="FFFFFF"/>
        </w:rPr>
        <w:t>得以显示，</w:t>
      </w:r>
      <w:r>
        <w:rPr>
          <w:rFonts w:ascii="宋体" w:hAnsi="宋体" w:cs="宋体"/>
          <w:sz w:val="24"/>
          <w:shd w:val="clear" w:color="auto" w:fill="FFFFFF"/>
        </w:rPr>
        <w:t>导向箭头设计，引导操作者快速找到目标</w:t>
      </w:r>
      <w:r>
        <w:rPr>
          <w:rFonts w:ascii="宋体" w:hAnsi="宋体" w:cs="宋体" w:hint="eastAsia"/>
          <w:sz w:val="24"/>
          <w:shd w:val="clear" w:color="auto" w:fill="FFFFFF"/>
        </w:rPr>
        <w:t>，根据越接近目标信号强度越强这一特点，将信号强度在显示屏上表示出来，</w:t>
      </w:r>
      <w:r>
        <w:rPr>
          <w:rFonts w:ascii="宋体" w:hAnsi="宋体" w:cs="宋体"/>
          <w:sz w:val="24"/>
          <w:shd w:val="clear" w:color="auto" w:fill="FFFFFF"/>
        </w:rPr>
        <w:t>帮助操作者尽快靠近目标管线正上方</w:t>
      </w:r>
      <w:r>
        <w:rPr>
          <w:rFonts w:ascii="宋体" w:hAnsi="宋体" w:cs="宋体" w:hint="eastAsia"/>
          <w:sz w:val="24"/>
          <w:shd w:val="clear" w:color="auto" w:fill="FFFFFF"/>
        </w:rPr>
        <w:t>。</w:t>
      </w:r>
    </w:p>
    <w:p w:rsidR="007C5775" w:rsidRDefault="00E0132A">
      <w:pPr>
        <w:shd w:val="solid" w:color="FFFFFF" w:fill="auto"/>
        <w:autoSpaceDN w:val="0"/>
        <w:spacing w:line="400" w:lineRule="atLeast"/>
        <w:ind w:right="28"/>
        <w:jc w:val="center"/>
        <w:rPr>
          <w:rFonts w:ascii="宋体" w:hAnsi="宋体" w:cs="宋体"/>
          <w:sz w:val="24"/>
          <w:shd w:val="clear" w:color="auto" w:fill="FFFFFF"/>
        </w:rPr>
      </w:pPr>
      <w:r>
        <w:rPr>
          <w:rFonts w:ascii="宋体" w:hAnsi="宋体" w:hint="eastAsia"/>
          <w:bCs/>
          <w:noProof/>
          <w:sz w:val="24"/>
        </w:rPr>
        <w:drawing>
          <wp:anchor distT="0" distB="0" distL="114300" distR="114300" simplePos="0" relativeHeight="251648000" behindDoc="0" locked="0" layoutInCell="1" allowOverlap="1">
            <wp:simplePos x="0" y="0"/>
            <wp:positionH relativeFrom="column">
              <wp:posOffset>1583690</wp:posOffset>
            </wp:positionH>
            <wp:positionV relativeFrom="paragraph">
              <wp:posOffset>32385</wp:posOffset>
            </wp:positionV>
            <wp:extent cx="2159635" cy="1799590"/>
            <wp:effectExtent l="19050" t="0" r="0" b="0"/>
            <wp:wrapNone/>
            <wp:docPr id="3" name="图片 3" descr="2014-05-11_1237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2014-05-11_123709"/>
                    <pic:cNvPicPr preferRelativeResize="0">
                      <a:picLocks noChangeArrowheads="1"/>
                    </pic:cNvPicPr>
                  </pic:nvPicPr>
                  <pic:blipFill>
                    <a:blip r:embed="rId11"/>
                    <a:srcRect/>
                    <a:stretch>
                      <a:fillRect/>
                    </a:stretch>
                  </pic:blipFill>
                  <pic:spPr bwMode="auto">
                    <a:xfrm>
                      <a:off x="0" y="0"/>
                      <a:ext cx="2159635" cy="1799590"/>
                    </a:xfrm>
                    <a:prstGeom prst="rect">
                      <a:avLst/>
                    </a:prstGeom>
                    <a:noFill/>
                    <a:ln w="9525">
                      <a:noFill/>
                      <a:miter lim="800000"/>
                      <a:headEnd/>
                      <a:tailEnd/>
                    </a:ln>
                  </pic:spPr>
                </pic:pic>
              </a:graphicData>
            </a:graphic>
          </wp:anchor>
        </w:drawing>
      </w:r>
      <w:r w:rsidR="007C5775">
        <w:rPr>
          <w:rFonts w:ascii="宋体" w:hAnsi="宋体" w:cs="宋体"/>
          <w:sz w:val="24"/>
          <w:shd w:val="clear" w:color="auto" w:fill="FFFFFF"/>
        </w:rPr>
        <w:br/>
      </w: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pPr>
        <w:rPr>
          <w:rFonts w:ascii="宋体" w:hAnsi="宋体"/>
          <w:bCs/>
          <w:sz w:val="24"/>
        </w:rPr>
      </w:pPr>
    </w:p>
    <w:p w:rsidR="007C5775" w:rsidRDefault="007C5775">
      <w:pPr>
        <w:jc w:val="center"/>
        <w:rPr>
          <w:rFonts w:ascii="宋体" w:hAnsi="宋体"/>
          <w:bCs/>
          <w:sz w:val="24"/>
        </w:rPr>
      </w:pPr>
      <w:r>
        <w:rPr>
          <w:rFonts w:ascii="宋体" w:hAnsi="宋体" w:hint="eastAsia"/>
          <w:bCs/>
          <w:sz w:val="24"/>
        </w:rPr>
        <w:t>图2  RYCOM公司8879C管线探测仪</w:t>
      </w:r>
    </w:p>
    <w:p w:rsidR="007C5775" w:rsidRDefault="007C5775">
      <w:pPr>
        <w:shd w:val="solid" w:color="FFFFFF" w:fill="auto"/>
        <w:autoSpaceDN w:val="0"/>
        <w:spacing w:line="400" w:lineRule="atLeast"/>
        <w:ind w:right="28" w:firstLineChars="200" w:firstLine="480"/>
        <w:jc w:val="left"/>
        <w:rPr>
          <w:rFonts w:ascii="宋体" w:hAnsi="宋体" w:cs="宋体"/>
          <w:sz w:val="24"/>
          <w:shd w:val="clear" w:color="auto" w:fill="FFFFFF"/>
        </w:rPr>
      </w:pPr>
      <w:r>
        <w:rPr>
          <w:rFonts w:ascii="宋体" w:hAnsi="宋体" w:cs="宋体"/>
          <w:sz w:val="24"/>
          <w:shd w:val="clear" w:color="auto" w:fill="FFFFFF"/>
        </w:rPr>
        <w:t>8879C 是探测地下电缆、管线走向的理想工具，</w:t>
      </w:r>
      <w:r>
        <w:rPr>
          <w:rFonts w:ascii="宋体" w:hAnsi="宋体" w:cs="宋体" w:hint="eastAsia"/>
          <w:sz w:val="24"/>
          <w:shd w:val="clear" w:color="auto" w:fill="FFFFFF"/>
        </w:rPr>
        <w:t>利用</w:t>
      </w:r>
      <w:r>
        <w:rPr>
          <w:rFonts w:ascii="宋体" w:hAnsi="宋体" w:cs="宋体"/>
          <w:sz w:val="24"/>
          <w:shd w:val="clear" w:color="auto" w:fill="FFFFFF"/>
        </w:rPr>
        <w:t>“A”字架还可寻找接地故障点。8879C 发射信号的频率分别是：815Hz、8kHz 和 82kHZ，</w:t>
      </w:r>
      <w:r>
        <w:rPr>
          <w:rFonts w:ascii="宋体" w:hAnsi="宋体" w:cs="宋体" w:hint="eastAsia"/>
          <w:sz w:val="24"/>
          <w:shd w:val="clear" w:color="auto" w:fill="FFFFFF"/>
        </w:rPr>
        <w:t>这保障了再任何情况下，该探测仪都可以使用。</w:t>
      </w:r>
      <w:r>
        <w:rPr>
          <w:rFonts w:ascii="宋体" w:hAnsi="宋体" w:cs="宋体"/>
          <w:sz w:val="24"/>
          <w:shd w:val="clear" w:color="auto" w:fill="FFFFFF"/>
        </w:rPr>
        <w:t>8879C</w:t>
      </w:r>
      <w:r>
        <w:rPr>
          <w:rFonts w:ascii="宋体" w:hAnsi="宋体" w:cs="宋体" w:hint="eastAsia"/>
          <w:sz w:val="24"/>
          <w:shd w:val="clear" w:color="auto" w:fill="FFFFFF"/>
        </w:rPr>
        <w:t>的组成部分包括</w:t>
      </w:r>
      <w:r>
        <w:rPr>
          <w:rFonts w:ascii="宋体" w:hAnsi="宋体" w:cs="宋体"/>
          <w:sz w:val="24"/>
          <w:shd w:val="clear" w:color="auto" w:fill="FFFFFF"/>
        </w:rPr>
        <w:t>发射器和接收器。发射器具有</w:t>
      </w:r>
      <w:r>
        <w:rPr>
          <w:rFonts w:ascii="宋体" w:hAnsi="宋体" w:cs="宋体" w:hint="eastAsia"/>
          <w:sz w:val="24"/>
          <w:shd w:val="clear" w:color="auto" w:fill="FFFFFF"/>
        </w:rPr>
        <w:t>自动瞬时</w:t>
      </w:r>
      <w:r>
        <w:rPr>
          <w:rFonts w:ascii="宋体" w:hAnsi="宋体" w:cs="宋体"/>
          <w:sz w:val="24"/>
          <w:shd w:val="clear" w:color="auto" w:fill="FFFFFF"/>
        </w:rPr>
        <w:t>匹配阻抗、电池寿命指示、薄膜控制按</w:t>
      </w:r>
      <w:r>
        <w:rPr>
          <w:rFonts w:ascii="宋体" w:hAnsi="宋体" w:cs="宋体"/>
          <w:sz w:val="24"/>
          <w:shd w:val="clear" w:color="auto" w:fill="FFFFFF"/>
        </w:rPr>
        <w:lastRenderedPageBreak/>
        <w:t>钮、以及发射器连续性音调功能。8879C接收器包括定位峰值模式、按钮式深度测量、数字显示以及发射器电流测量等。8879C 还具有</w:t>
      </w:r>
      <w:r>
        <w:rPr>
          <w:rFonts w:ascii="宋体" w:hAnsi="宋体" w:cs="宋体" w:hint="eastAsia"/>
          <w:sz w:val="24"/>
          <w:shd w:val="clear" w:color="auto" w:fill="FFFFFF"/>
        </w:rPr>
        <w:t>对</w:t>
      </w:r>
      <w:r>
        <w:rPr>
          <w:rFonts w:ascii="宋体" w:hAnsi="宋体" w:cs="宋体"/>
          <w:sz w:val="24"/>
          <w:shd w:val="clear" w:color="auto" w:fill="FFFFFF"/>
        </w:rPr>
        <w:t>电力线</w:t>
      </w:r>
      <w:r>
        <w:rPr>
          <w:rFonts w:ascii="宋体" w:hAnsi="宋体" w:cs="宋体" w:hint="eastAsia"/>
          <w:sz w:val="24"/>
          <w:shd w:val="clear" w:color="auto" w:fill="FFFFFF"/>
        </w:rPr>
        <w:t>的</w:t>
      </w:r>
      <w:r>
        <w:rPr>
          <w:rFonts w:ascii="宋体" w:hAnsi="宋体" w:cs="宋体"/>
          <w:sz w:val="24"/>
          <w:shd w:val="clear" w:color="auto" w:fill="FFFFFF"/>
        </w:rPr>
        <w:t>无源追踪功能。</w:t>
      </w:r>
      <w:r>
        <w:rPr>
          <w:rFonts w:ascii="宋体" w:hAnsi="宋体" w:cs="宋体" w:hint="eastAsia"/>
          <w:sz w:val="24"/>
          <w:shd w:val="clear" w:color="auto" w:fill="FFFFFF"/>
        </w:rPr>
        <w:t>其采用的耦合法不管是在有电情况下还是在无电情况法都可发挥作用。该耦合法主要的工作原理是</w:t>
      </w:r>
      <w:r>
        <w:rPr>
          <w:rFonts w:ascii="宋体" w:hAnsi="宋体" w:cs="宋体"/>
          <w:sz w:val="24"/>
          <w:shd w:val="clear" w:color="auto" w:fill="FFFFFF"/>
        </w:rPr>
        <w:t>：在电缆一端套上信号耦合器，且两端均应可靠接地，在接收端，</w:t>
      </w:r>
      <w:r>
        <w:rPr>
          <w:rFonts w:ascii="宋体" w:hAnsi="宋体" w:cs="宋体" w:hint="eastAsia"/>
          <w:sz w:val="24"/>
          <w:shd w:val="clear" w:color="auto" w:fill="FFFFFF"/>
        </w:rPr>
        <w:t>接收器接收由耦合钳接收到的信号。</w:t>
      </w:r>
      <w:r>
        <w:rPr>
          <w:rFonts w:ascii="宋体" w:hAnsi="宋体" w:cs="宋体"/>
          <w:sz w:val="24"/>
          <w:shd w:val="clear" w:color="auto" w:fill="FFFFFF"/>
        </w:rPr>
        <w:t>从而可判定发射器连接</w:t>
      </w:r>
      <w:r>
        <w:rPr>
          <w:rFonts w:ascii="宋体" w:hAnsi="宋体" w:cs="宋体" w:hint="eastAsia"/>
          <w:sz w:val="24"/>
          <w:shd w:val="clear" w:color="auto" w:fill="FFFFFF"/>
        </w:rPr>
        <w:t>的那根</w:t>
      </w:r>
      <w:r>
        <w:rPr>
          <w:rFonts w:ascii="宋体" w:hAnsi="宋体" w:cs="宋体"/>
          <w:sz w:val="24"/>
          <w:shd w:val="clear" w:color="auto" w:fill="FFFFFF"/>
        </w:rPr>
        <w:t>电缆</w:t>
      </w:r>
      <w:r>
        <w:rPr>
          <w:rFonts w:ascii="宋体" w:hAnsi="宋体" w:cs="宋体" w:hint="eastAsia"/>
          <w:sz w:val="24"/>
          <w:shd w:val="clear" w:color="auto" w:fill="FFFFFF"/>
        </w:rPr>
        <w:t>。</w:t>
      </w:r>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相对而言,国内仪器起步较晚,种类较少,分辨率不高，技术相对落后,且成本较高。国内的产品主要有西安秦傲公司的GXY一2000/3000型地下管线探测仪；扬州科发电气有限公司的KF6600B定位仪；南通万能检测仪有限责任公司的SL480；另外国内多个研究所和一些科研单位也研制了一些探测仪器,但由于现有资源和技术有限,这些仪器的精度较差,性能比较低,远远不能和国外的探测仪相提并论。对扬州科发电气有限公司的KF6600B（图3）定位仪探测仪性能了解如下：</w:t>
      </w:r>
    </w:p>
    <w:p w:rsidR="007C5775" w:rsidRDefault="00E0132A">
      <w:pPr>
        <w:shd w:val="solid" w:color="FFFFFF" w:fill="auto"/>
        <w:autoSpaceDN w:val="0"/>
        <w:spacing w:line="400" w:lineRule="atLeast"/>
        <w:ind w:left="1" w:right="28" w:firstLineChars="200" w:firstLine="480"/>
        <w:jc w:val="left"/>
        <w:rPr>
          <w:rFonts w:ascii="宋体" w:hAnsi="宋体" w:cs="宋体"/>
          <w:sz w:val="24"/>
          <w:shd w:val="clear" w:color="auto" w:fill="FFFFFF"/>
        </w:rPr>
      </w:pPr>
      <w:r>
        <w:rPr>
          <w:rFonts w:ascii="宋体" w:hAnsi="宋体" w:cs="宋体" w:hint="eastAsia"/>
          <w:noProof/>
          <w:sz w:val="24"/>
        </w:rPr>
        <w:drawing>
          <wp:anchor distT="0" distB="0" distL="114300" distR="114300" simplePos="0" relativeHeight="251649024" behindDoc="0" locked="0" layoutInCell="1" allowOverlap="1">
            <wp:simplePos x="0" y="0"/>
            <wp:positionH relativeFrom="column">
              <wp:posOffset>1363980</wp:posOffset>
            </wp:positionH>
            <wp:positionV relativeFrom="paragraph">
              <wp:posOffset>67945</wp:posOffset>
            </wp:positionV>
            <wp:extent cx="2159635" cy="1799590"/>
            <wp:effectExtent l="19050" t="0" r="0" b="0"/>
            <wp:wrapNone/>
            <wp:docPr id="4" name="图片 4" descr="2014-05-11_2024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2014-05-11_202442"/>
                    <pic:cNvPicPr preferRelativeResize="0">
                      <a:picLocks noChangeArrowheads="1"/>
                    </pic:cNvPicPr>
                  </pic:nvPicPr>
                  <pic:blipFill>
                    <a:blip r:embed="rId12"/>
                    <a:srcRect/>
                    <a:stretch>
                      <a:fillRect/>
                    </a:stretch>
                  </pic:blipFill>
                  <pic:spPr bwMode="auto">
                    <a:xfrm>
                      <a:off x="0" y="0"/>
                      <a:ext cx="2159635" cy="1799590"/>
                    </a:xfrm>
                    <a:prstGeom prst="rect">
                      <a:avLst/>
                    </a:prstGeom>
                    <a:noFill/>
                    <a:ln w="9525">
                      <a:noFill/>
                      <a:miter lim="800000"/>
                      <a:headEnd/>
                      <a:tailEnd/>
                    </a:ln>
                  </pic:spPr>
                </pic:pic>
              </a:graphicData>
            </a:graphic>
          </wp:anchor>
        </w:drawing>
      </w:r>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p>
    <w:p w:rsidR="007C5775" w:rsidRDefault="007C5775" w:rsidP="002744DC">
      <w:pPr>
        <w:ind w:leftChars="200" w:left="420"/>
        <w:rPr>
          <w:rFonts w:ascii="宋体" w:hAnsi="宋体" w:cs="宋体"/>
          <w:sz w:val="24"/>
          <w:shd w:val="clear" w:color="auto" w:fill="FFFFFF"/>
        </w:rPr>
      </w:pPr>
    </w:p>
    <w:p w:rsidR="007C5775" w:rsidRDefault="007C5775" w:rsidP="002744DC">
      <w:pPr>
        <w:ind w:leftChars="200" w:left="420"/>
        <w:rPr>
          <w:rFonts w:ascii="宋体" w:hAnsi="宋体" w:cs="宋体"/>
          <w:sz w:val="24"/>
          <w:shd w:val="clear" w:color="auto" w:fill="FFFFFF"/>
        </w:rPr>
      </w:pPr>
    </w:p>
    <w:p w:rsidR="007C5775" w:rsidRDefault="007C5775" w:rsidP="002744DC">
      <w:pPr>
        <w:ind w:leftChars="200" w:left="420"/>
        <w:rPr>
          <w:rFonts w:ascii="宋体" w:hAnsi="宋体" w:cs="宋体"/>
          <w:sz w:val="24"/>
          <w:shd w:val="clear" w:color="auto" w:fill="FFFFFF"/>
        </w:rPr>
      </w:pPr>
    </w:p>
    <w:p w:rsidR="007C5775" w:rsidRDefault="007C5775" w:rsidP="002744DC">
      <w:pPr>
        <w:ind w:leftChars="200" w:left="420"/>
        <w:rPr>
          <w:rFonts w:ascii="宋体" w:hAnsi="宋体" w:cs="宋体"/>
          <w:sz w:val="24"/>
          <w:shd w:val="clear" w:color="auto" w:fill="FFFFFF"/>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jc w:val="center"/>
        <w:rPr>
          <w:rFonts w:ascii="宋体" w:hAnsi="宋体" w:cs="宋体"/>
          <w:sz w:val="24"/>
        </w:rPr>
      </w:pPr>
    </w:p>
    <w:p w:rsidR="007C5775" w:rsidRDefault="007C5775">
      <w:pPr>
        <w:jc w:val="center"/>
        <w:rPr>
          <w:rFonts w:ascii="宋体" w:hAnsi="宋体" w:cs="宋体"/>
          <w:sz w:val="24"/>
          <w:shd w:val="clear" w:color="auto" w:fill="FFFFFF"/>
        </w:rPr>
      </w:pPr>
      <w:r>
        <w:rPr>
          <w:rFonts w:ascii="宋体" w:hAnsi="宋体" w:cs="宋体" w:hint="eastAsia"/>
          <w:sz w:val="24"/>
        </w:rPr>
        <w:t>图3  KF6600B定位仪</w:t>
      </w:r>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KF系列金属管线探测仪是根据电磁感应原理设计的，探测地下电缆的深度、精确走向以及定位电缆的开路、短路及外皮故障点，KF-6600B金属管线探测仪的图形操作指示、智能化全汉字及声音调频指示，这些功能使得它成为很容易操作的检测仪。发射机内置的欧姆表，使探测仪你能实现自动测量环路电阻且能自动输出阻抗匹配的功能，以保证匹配信号的输出是最佳的。对于电缆故障的测试，本仪器应用跨步电压法，用直埋电缆故障测试配件，即“A”字架，来判断直埋电缆的对地绝缘电阻小于2M欧的电缆的对地故障，并且实现电缆外皮故障的定位；对电缆开路、短路故障查找还可以用信号强弱法判断。应用耦合夹钳和接收机的50Hz探测功能，可</w:t>
      </w:r>
      <w:r>
        <w:rPr>
          <w:rFonts w:ascii="宋体" w:hAnsi="宋体" w:cs="宋体" w:hint="eastAsia"/>
          <w:sz w:val="24"/>
          <w:shd w:val="clear" w:color="auto" w:fill="FFFFFF"/>
        </w:rPr>
        <w:lastRenderedPageBreak/>
        <w:t>以查找带电电缆的路径，还可以对运行电缆上发出的50Hz工频信号进行跟踪。真正做到了一机多用，具有很高的性价比。</w:t>
      </w:r>
    </w:p>
    <w:p w:rsidR="007C5775" w:rsidRDefault="007C5775">
      <w:pPr>
        <w:shd w:val="solid" w:color="FFFFFF" w:fill="auto"/>
        <w:autoSpaceDN w:val="0"/>
        <w:spacing w:line="400" w:lineRule="atLeast"/>
        <w:ind w:left="1" w:right="28" w:firstLineChars="200" w:firstLine="480"/>
        <w:jc w:val="left"/>
        <w:rPr>
          <w:rFonts w:ascii="宋体" w:hAnsi="宋体" w:cs="宋体"/>
          <w:sz w:val="24"/>
          <w:shd w:val="clear" w:color="auto" w:fill="FFFFFF"/>
        </w:rPr>
      </w:pPr>
      <w:r>
        <w:rPr>
          <w:rFonts w:ascii="宋体" w:hAnsi="宋体" w:cs="宋体" w:hint="eastAsia"/>
          <w:sz w:val="24"/>
          <w:shd w:val="clear" w:color="auto" w:fill="FFFFFF"/>
        </w:rPr>
        <w:t>其基本工作原理是：发射机发射出相应的电磁信号，通过发射连接方式将信号传给被测电缆上，电缆感应到电磁信号后产生感应电流，此感应电流可沿着电缆传播，在电流的传播过程中，可辐射出电磁波。在探测过程中，接收机就会在电缆上方接收到电磁波信号，通过接收到的信号强弱变化情况来判断电缆的走向、位置及其故障。</w:t>
      </w:r>
    </w:p>
    <w:p w:rsidR="007C5775" w:rsidRDefault="007C5775">
      <w:pPr>
        <w:shd w:val="solid" w:color="FFFFFF" w:fill="auto"/>
        <w:autoSpaceDN w:val="0"/>
        <w:spacing w:line="400" w:lineRule="atLeast"/>
        <w:ind w:left="1" w:right="28" w:firstLineChars="200" w:firstLine="480"/>
        <w:jc w:val="left"/>
        <w:rPr>
          <w:rFonts w:ascii="宋体" w:hAnsi="宋体" w:cs="宋体"/>
          <w:b/>
          <w:bCs/>
          <w:sz w:val="24"/>
        </w:rPr>
      </w:pPr>
      <w:r>
        <w:rPr>
          <w:rFonts w:ascii="宋体" w:hAnsi="宋体" w:cs="宋体" w:hint="eastAsia"/>
          <w:sz w:val="24"/>
          <w:shd w:val="clear" w:color="auto" w:fill="FFFFFF"/>
        </w:rPr>
        <w:t>目前金属管线探测有以下几个问题:金属管线探测仪本身的精度不高,在地下金属管线分布密度较大的区域,探测仪在地面采集的信号,往往包含多种成分的信号,很难分辨待测金属管线的走向</w:t>
      </w:r>
    </w:p>
    <w:p w:rsidR="007C5775" w:rsidRDefault="007C5775">
      <w:pPr>
        <w:shd w:val="solid" w:color="FFFFFF" w:fill="auto"/>
        <w:autoSpaceDN w:val="0"/>
        <w:spacing w:line="400" w:lineRule="atLeast"/>
        <w:ind w:right="28"/>
        <w:jc w:val="left"/>
        <w:outlineLvl w:val="2"/>
        <w:rPr>
          <w:rFonts w:ascii="宋体" w:hAnsi="宋体" w:cs="宋体"/>
          <w:b/>
          <w:bCs/>
          <w:sz w:val="24"/>
        </w:rPr>
      </w:pPr>
      <w:bookmarkStart w:id="72" w:name="_Toc14802"/>
      <w:bookmarkStart w:id="73" w:name="_Toc22205"/>
      <w:r>
        <w:rPr>
          <w:rFonts w:ascii="宋体" w:hAnsi="宋体" w:cs="宋体" w:hint="eastAsia"/>
          <w:b/>
          <w:bCs/>
          <w:sz w:val="24"/>
        </w:rPr>
        <w:t>1.2.2 水管探测仪的发展过程</w:t>
      </w:r>
      <w:bookmarkEnd w:id="72"/>
      <w:bookmarkEnd w:id="73"/>
    </w:p>
    <w:p w:rsidR="007C5775" w:rsidRDefault="007C5775">
      <w:pPr>
        <w:spacing w:line="400" w:lineRule="exact"/>
        <w:ind w:firstLineChars="200" w:firstLine="480"/>
        <w:rPr>
          <w:rFonts w:ascii="宋体" w:hAnsi="宋体" w:cs="宋体"/>
          <w:sz w:val="24"/>
        </w:rPr>
      </w:pPr>
      <w:r>
        <w:rPr>
          <w:rFonts w:ascii="宋体" w:hAnsi="宋体" w:cs="宋体" w:hint="eastAsia"/>
          <w:sz w:val="24"/>
        </w:rPr>
        <w:t>由于塑料管道不易被侵蚀氧化，使用寿命更长，它得到了越来越广泛的应用。对于水管检测，不像地下管线检测起步那么早。现在市场上成型的水管探测仪不是很多，即使投入实用的产品，许多也存在着技术缺陷。</w:t>
      </w:r>
    </w:p>
    <w:p w:rsidR="007C5775" w:rsidRPr="00962466" w:rsidRDefault="007C5775">
      <w:pPr>
        <w:jc w:val="center"/>
        <w:rPr>
          <w:rFonts w:ascii="宋体" w:hAnsi="宋体" w:cs="宋体"/>
          <w:sz w:val="24"/>
          <w:rPrChange w:id="74" w:author="Sky123.Org" w:date="2014-06-04T00:36:00Z">
            <w:rPr>
              <w:rFonts w:ascii="宋体" w:hAnsi="宋体" w:cs="宋体"/>
              <w:sz w:val="24"/>
              <w:shd w:val="clear" w:color="auto" w:fill="FFFFFF"/>
            </w:rPr>
          </w:rPrChange>
        </w:rPr>
      </w:pPr>
      <w:commentRangeStart w:id="75"/>
      <w:r>
        <w:rPr>
          <w:rFonts w:ascii="宋体" w:hAnsi="宋体" w:cs="宋体" w:hint="eastAsia"/>
          <w:sz w:val="24"/>
        </w:rPr>
        <w:t>下面介绍两款已经投入少使用的塑料水管探测仪，分别是</w:t>
      </w:r>
      <w:r w:rsidRPr="00962466">
        <w:rPr>
          <w:rFonts w:ascii="宋体" w:hAnsi="宋体" w:cs="宋体"/>
          <w:sz w:val="24"/>
          <w:rPrChange w:id="76" w:author="Sky123.Org" w:date="2014-06-04T00:36:00Z">
            <w:rPr>
              <w:rFonts w:ascii="宋体" w:hAnsi="宋体" w:cs="宋体"/>
              <w:sz w:val="24"/>
              <w:shd w:val="clear" w:color="auto" w:fill="FFFFFF"/>
            </w:rPr>
          </w:rPrChange>
        </w:rPr>
        <w:t>ZD2RD500塑料水</w:t>
      </w:r>
    </w:p>
    <w:p w:rsidR="007C5775" w:rsidRPr="00962466" w:rsidRDefault="007C5775">
      <w:pPr>
        <w:rPr>
          <w:rFonts w:ascii="宋体" w:hAnsi="宋体" w:cs="宋体"/>
          <w:sz w:val="24"/>
        </w:rPr>
      </w:pPr>
      <w:r w:rsidRPr="00962466">
        <w:rPr>
          <w:rFonts w:ascii="宋体" w:hAnsi="宋体" w:cs="宋体"/>
          <w:sz w:val="24"/>
          <w:rPrChange w:id="77" w:author="Sky123.Org" w:date="2014-06-04T00:36:00Z">
            <w:rPr>
              <w:rFonts w:ascii="宋体" w:hAnsi="宋体" w:cs="宋体"/>
              <w:sz w:val="24"/>
              <w:shd w:val="clear" w:color="auto" w:fill="FFFFFF"/>
            </w:rPr>
          </w:rPrChange>
        </w:rPr>
        <w:t>管探测仪</w:t>
      </w:r>
      <w:r w:rsidRPr="00962466">
        <w:rPr>
          <w:rFonts w:ascii="宋体" w:hAnsi="宋体" w:cs="宋体" w:hint="eastAsia"/>
          <w:sz w:val="24"/>
          <w:rPrChange w:id="78" w:author="Sky123.Org" w:date="2014-06-04T00:36:00Z">
            <w:rPr>
              <w:rFonts w:ascii="宋体" w:hAnsi="宋体" w:cs="宋体" w:hint="eastAsia"/>
              <w:sz w:val="24"/>
              <w:shd w:val="clear" w:color="auto" w:fill="FFFFFF"/>
            </w:rPr>
          </w:rPrChange>
        </w:rPr>
        <w:t>（图4）和</w:t>
      </w:r>
      <w:r>
        <w:rPr>
          <w:rFonts w:ascii="宋体" w:hAnsi="宋体" w:cs="宋体" w:hint="eastAsia"/>
          <w:sz w:val="24"/>
        </w:rPr>
        <w:t>SL49-LRD500</w:t>
      </w:r>
      <w:r w:rsidR="00B70E6D" w:rsidRPr="00962466">
        <w:rPr>
          <w:rFonts w:ascii="宋体" w:hAnsi="宋体" w:cs="宋体"/>
          <w:sz w:val="24"/>
          <w:rPrChange w:id="79" w:author="Sky123.Org" w:date="2014-06-04T00:36:00Z">
            <w:rPr/>
          </w:rPrChange>
        </w:rPr>
        <w:fldChar w:fldCharType="begin"/>
      </w:r>
      <w:r w:rsidR="00B70E6D" w:rsidRPr="00962466">
        <w:rPr>
          <w:rFonts w:ascii="宋体" w:hAnsi="宋体" w:cs="宋体"/>
          <w:sz w:val="24"/>
          <w:rPrChange w:id="80" w:author="Sky123.Org" w:date="2014-06-04T00:36:00Z">
            <w:rPr/>
          </w:rPrChange>
        </w:rPr>
        <w:instrText>HYPERLINK "http://www.54pc.com/netshow/midwest/productInfo_39870.htm"</w:instrText>
      </w:r>
      <w:r w:rsidR="00B70E6D" w:rsidRPr="00962466">
        <w:rPr>
          <w:rFonts w:ascii="宋体" w:hAnsi="宋体" w:cs="宋体"/>
          <w:sz w:val="24"/>
          <w:rPrChange w:id="81" w:author="Sky123.Org" w:date="2014-06-04T00:36:00Z">
            <w:rPr/>
          </w:rPrChange>
        </w:rPr>
        <w:fldChar w:fldCharType="separate"/>
      </w:r>
      <w:r w:rsidRPr="00962466">
        <w:rPr>
          <w:rFonts w:ascii="宋体" w:hAnsi="宋体" w:cs="宋体" w:hint="eastAsia"/>
          <w:sz w:val="24"/>
          <w:rPrChange w:id="82" w:author="Sky123.Org" w:date="2014-06-04T00:36:00Z">
            <w:rPr>
              <w:rFonts w:ascii="宋体" w:hAnsi="宋体" w:cs="宋体" w:hint="eastAsia"/>
              <w:bCs/>
              <w:sz w:val="24"/>
            </w:rPr>
          </w:rPrChange>
        </w:rPr>
        <w:t>塑料水管探测仪</w:t>
      </w:r>
      <w:r w:rsidR="00B70E6D" w:rsidRPr="00962466">
        <w:rPr>
          <w:rFonts w:ascii="宋体" w:hAnsi="宋体" w:cs="宋体"/>
          <w:sz w:val="24"/>
          <w:rPrChange w:id="83" w:author="Sky123.Org" w:date="2014-06-04T00:36:00Z">
            <w:rPr/>
          </w:rPrChange>
        </w:rPr>
        <w:fldChar w:fldCharType="end"/>
      </w:r>
      <w:r w:rsidRPr="00962466">
        <w:rPr>
          <w:rFonts w:ascii="宋体" w:hAnsi="宋体" w:cs="宋体" w:hint="eastAsia"/>
          <w:sz w:val="24"/>
        </w:rPr>
        <w:t>（图5）。</w:t>
      </w:r>
    </w:p>
    <w:commentRangeEnd w:id="75"/>
    <w:p w:rsidR="007C5775" w:rsidRDefault="00962466" w:rsidP="00962466">
      <w:pPr>
        <w:spacing w:line="400" w:lineRule="exact"/>
        <w:ind w:firstLineChars="200" w:firstLine="420"/>
        <w:rPr>
          <w:rFonts w:ascii="宋体" w:hAnsi="宋体" w:cs="宋体"/>
          <w:sz w:val="24"/>
        </w:rPr>
      </w:pPr>
      <w:r>
        <w:rPr>
          <w:rStyle w:val="ae"/>
        </w:rPr>
        <w:commentReference w:id="75"/>
      </w:r>
      <w:r w:rsidR="00E0132A">
        <w:rPr>
          <w:rFonts w:ascii="宋体" w:hAnsi="宋体" w:cs="宋体" w:hint="eastAsia"/>
          <w:b/>
          <w:bCs/>
          <w:noProof/>
          <w:sz w:val="24"/>
        </w:rPr>
        <w:drawing>
          <wp:anchor distT="0" distB="0" distL="114300" distR="114300" simplePos="0" relativeHeight="251650048" behindDoc="0" locked="0" layoutInCell="1" allowOverlap="1">
            <wp:simplePos x="0" y="0"/>
            <wp:positionH relativeFrom="column">
              <wp:posOffset>1494155</wp:posOffset>
            </wp:positionH>
            <wp:positionV relativeFrom="paragraph">
              <wp:posOffset>99695</wp:posOffset>
            </wp:positionV>
            <wp:extent cx="2159635" cy="1799590"/>
            <wp:effectExtent l="19050" t="0" r="0" b="0"/>
            <wp:wrapNone/>
            <wp:docPr id="5" name="图片 5" descr="2014-05-11_2120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2014-05-11_212035"/>
                    <pic:cNvPicPr preferRelativeResize="0">
                      <a:picLocks noChangeArrowheads="1"/>
                    </pic:cNvPicPr>
                  </pic:nvPicPr>
                  <pic:blipFill>
                    <a:blip r:embed="rId13"/>
                    <a:srcRect/>
                    <a:stretch>
                      <a:fillRect/>
                    </a:stretch>
                  </pic:blipFill>
                  <pic:spPr bwMode="auto">
                    <a:xfrm>
                      <a:off x="0" y="0"/>
                      <a:ext cx="2159635" cy="1799590"/>
                    </a:xfrm>
                    <a:prstGeom prst="rect">
                      <a:avLst/>
                    </a:prstGeom>
                    <a:noFill/>
                    <a:ln w="9525">
                      <a:noFill/>
                      <a:miter lim="800000"/>
                      <a:headEnd/>
                      <a:tailEnd/>
                    </a:ln>
                  </pic:spPr>
                </pic:pic>
              </a:graphicData>
            </a:graphic>
          </wp:anchor>
        </w:drawing>
      </w:r>
    </w:p>
    <w:p w:rsidR="007C5775" w:rsidRDefault="007C5775">
      <w:pPr>
        <w:rPr>
          <w:rFonts w:ascii="宋体" w:hAnsi="宋体" w:cs="宋体"/>
          <w:b/>
          <w:bCs/>
          <w:sz w:val="24"/>
        </w:rPr>
      </w:pPr>
    </w:p>
    <w:p w:rsidR="007C5775" w:rsidRDefault="007C5775">
      <w:pPr>
        <w:rPr>
          <w:rFonts w:ascii="宋体" w:hAnsi="宋体" w:cs="宋体"/>
          <w:b/>
          <w:bCs/>
          <w:sz w:val="24"/>
        </w:rPr>
      </w:pPr>
    </w:p>
    <w:p w:rsidR="007C5775" w:rsidRDefault="007C5775">
      <w:pPr>
        <w:rPr>
          <w:rFonts w:ascii="宋体" w:hAnsi="宋体" w:cs="宋体"/>
          <w:b/>
          <w:bCs/>
          <w:sz w:val="24"/>
        </w:rPr>
      </w:pPr>
    </w:p>
    <w:p w:rsidR="007C5775" w:rsidRDefault="007C5775">
      <w:pPr>
        <w:rPr>
          <w:rFonts w:ascii="宋体" w:hAnsi="宋体" w:cs="宋体"/>
          <w:b/>
          <w:bCs/>
          <w:sz w:val="24"/>
        </w:rPr>
      </w:pPr>
    </w:p>
    <w:p w:rsidR="007C5775" w:rsidRDefault="007C5775">
      <w:pPr>
        <w:rPr>
          <w:rFonts w:ascii="宋体" w:hAnsi="宋体" w:cs="宋体"/>
          <w:b/>
          <w:bCs/>
          <w:sz w:val="24"/>
        </w:rPr>
      </w:pPr>
    </w:p>
    <w:p w:rsidR="007C5775" w:rsidRDefault="007C5775">
      <w:pPr>
        <w:rPr>
          <w:rFonts w:ascii="宋体" w:hAnsi="宋体" w:cs="宋体"/>
          <w:b/>
          <w:bCs/>
          <w:sz w:val="24"/>
        </w:rPr>
      </w:pPr>
    </w:p>
    <w:p w:rsidR="007C5775" w:rsidRDefault="007C5775">
      <w:pPr>
        <w:rPr>
          <w:rFonts w:ascii="宋体" w:hAnsi="宋体" w:cs="宋体"/>
          <w:b/>
          <w:bCs/>
          <w:sz w:val="24"/>
        </w:rPr>
      </w:pPr>
    </w:p>
    <w:p w:rsidR="007C5775" w:rsidRDefault="007C5775">
      <w:pPr>
        <w:spacing w:line="400" w:lineRule="atLeast"/>
        <w:rPr>
          <w:rFonts w:ascii="宋体" w:hAnsi="宋体" w:cs="宋体"/>
          <w:sz w:val="24"/>
          <w:shd w:val="clear" w:color="auto" w:fill="FFFFFF"/>
        </w:rPr>
      </w:pPr>
    </w:p>
    <w:p w:rsidR="00962466" w:rsidRDefault="00962466" w:rsidP="00962466">
      <w:pPr>
        <w:spacing w:line="400" w:lineRule="atLeast"/>
        <w:ind w:firstLineChars="200" w:firstLine="420"/>
        <w:jc w:val="center"/>
        <w:rPr>
          <w:ins w:id="84" w:author="Sky123.Org" w:date="2014-06-04T00:35:00Z"/>
          <w:rFonts w:ascii="宋体" w:hAnsi="宋体" w:cs="宋体" w:hint="eastAsia"/>
          <w:sz w:val="24"/>
          <w:shd w:val="clear" w:color="auto" w:fill="FFFFFF"/>
        </w:rPr>
      </w:pPr>
      <w:r>
        <w:rPr>
          <w:rStyle w:val="ae"/>
        </w:rPr>
        <w:commentReference w:id="85"/>
      </w:r>
    </w:p>
    <w:p w:rsidR="007C5775" w:rsidRDefault="007C5775">
      <w:pPr>
        <w:spacing w:line="400" w:lineRule="atLeast"/>
        <w:ind w:firstLineChars="200" w:firstLine="480"/>
        <w:jc w:val="center"/>
        <w:rPr>
          <w:rFonts w:ascii="宋体" w:hAnsi="宋体" w:cs="宋体"/>
          <w:sz w:val="24"/>
        </w:rPr>
      </w:pPr>
      <w:r>
        <w:rPr>
          <w:rFonts w:ascii="宋体" w:hAnsi="宋体" w:cs="宋体" w:hint="eastAsia"/>
          <w:sz w:val="24"/>
          <w:shd w:val="clear" w:color="auto" w:fill="FFFFFF"/>
        </w:rPr>
        <w:t xml:space="preserve">图4  </w:t>
      </w:r>
      <w:r>
        <w:rPr>
          <w:rFonts w:ascii="宋体" w:hAnsi="宋体" w:cs="宋体"/>
          <w:sz w:val="24"/>
          <w:shd w:val="clear" w:color="auto" w:fill="FFFFFF"/>
        </w:rPr>
        <w:t xml:space="preserve">ZD2RD500塑料水管探测仪 </w:t>
      </w:r>
      <w:r>
        <w:rPr>
          <w:rFonts w:ascii="宋体" w:hAnsi="宋体" w:cs="宋体"/>
          <w:sz w:val="24"/>
          <w:shd w:val="clear" w:color="auto" w:fill="FFFFFF"/>
        </w:rPr>
        <w:br/>
      </w:r>
      <w:r>
        <w:rPr>
          <w:rFonts w:ascii="宋体" w:hAnsi="宋体" w:cs="宋体" w:hint="eastAsia"/>
          <w:sz w:val="24"/>
          <w:shd w:val="clear" w:color="auto" w:fill="FFFFFF"/>
        </w:rPr>
        <w:t xml:space="preserve">    </w:t>
      </w:r>
      <w:r>
        <w:rPr>
          <w:rFonts w:ascii="宋体" w:hAnsi="宋体" w:cs="宋体"/>
          <w:sz w:val="24"/>
          <w:shd w:val="clear" w:color="auto" w:fill="FFFFFF"/>
        </w:rPr>
        <w:t>ZD2RD500是探测塑料自来水管道最有效的设备，</w:t>
      </w:r>
      <w:r>
        <w:rPr>
          <w:rFonts w:ascii="宋体" w:hAnsi="宋体" w:cs="宋体" w:hint="eastAsia"/>
          <w:sz w:val="24"/>
          <w:shd w:val="clear" w:color="auto" w:fill="FFFFFF"/>
        </w:rPr>
        <w:t>具有</w:t>
      </w:r>
      <w:r>
        <w:rPr>
          <w:rFonts w:ascii="宋体" w:hAnsi="宋体" w:cs="宋体"/>
          <w:sz w:val="24"/>
          <w:shd w:val="clear" w:color="auto" w:fill="FFFFFF"/>
        </w:rPr>
        <w:t xml:space="preserve"> </w:t>
      </w:r>
      <w:r>
        <w:rPr>
          <w:rFonts w:ascii="宋体" w:hAnsi="宋体" w:cs="宋体"/>
          <w:sz w:val="24"/>
        </w:rPr>
        <w:t>便携式</w:t>
      </w:r>
      <w:r>
        <w:rPr>
          <w:rFonts w:ascii="宋体" w:hAnsi="宋体" w:cs="宋体" w:hint="eastAsia"/>
          <w:sz w:val="24"/>
        </w:rPr>
        <w:t>、</w:t>
      </w:r>
      <w:r>
        <w:rPr>
          <w:rFonts w:ascii="宋体" w:hAnsi="宋体" w:cs="宋体"/>
          <w:sz w:val="24"/>
        </w:rPr>
        <w:t>重量轻</w:t>
      </w:r>
      <w:r>
        <w:rPr>
          <w:rFonts w:ascii="宋体" w:hAnsi="宋体" w:cs="宋体" w:hint="eastAsia"/>
          <w:sz w:val="24"/>
        </w:rPr>
        <w:t>、</w:t>
      </w:r>
    </w:p>
    <w:p w:rsidR="007C5775" w:rsidRDefault="007C5775">
      <w:pPr>
        <w:spacing w:line="400" w:lineRule="atLeast"/>
        <w:rPr>
          <w:rFonts w:ascii="宋体" w:hAnsi="宋体" w:cs="宋体"/>
          <w:sz w:val="24"/>
        </w:rPr>
      </w:pPr>
      <w:r>
        <w:rPr>
          <w:rFonts w:ascii="宋体" w:hAnsi="宋体" w:cs="宋体"/>
          <w:sz w:val="24"/>
        </w:rPr>
        <w:t xml:space="preserve">表头和声音信号指示 </w:t>
      </w:r>
      <w:r>
        <w:rPr>
          <w:rFonts w:ascii="宋体" w:hAnsi="宋体" w:cs="宋体" w:hint="eastAsia"/>
          <w:sz w:val="24"/>
        </w:rPr>
        <w:t>、</w:t>
      </w:r>
      <w:r>
        <w:rPr>
          <w:rFonts w:ascii="宋体" w:hAnsi="宋体" w:cs="宋体"/>
          <w:sz w:val="24"/>
        </w:rPr>
        <w:t xml:space="preserve">开机电池状况检测 </w:t>
      </w:r>
      <w:r>
        <w:rPr>
          <w:rFonts w:ascii="宋体" w:hAnsi="宋体" w:cs="宋体" w:hint="eastAsia"/>
          <w:sz w:val="24"/>
        </w:rPr>
        <w:t>、定位精度高等特点。</w:t>
      </w:r>
      <w:r>
        <w:rPr>
          <w:rFonts w:ascii="宋体" w:hAnsi="宋体" w:cs="宋体"/>
          <w:sz w:val="24"/>
          <w:shd w:val="clear" w:color="auto" w:fill="FFFFFF"/>
        </w:rPr>
        <w:t>ZD2RD500塑料水管探测仪</w:t>
      </w:r>
      <w:r>
        <w:rPr>
          <w:rFonts w:ascii="宋体" w:hAnsi="宋体" w:cs="宋体" w:hint="eastAsia"/>
          <w:sz w:val="24"/>
          <w:shd w:val="clear" w:color="auto" w:fill="FFFFFF"/>
        </w:rPr>
        <w:t>包含</w:t>
      </w:r>
      <w:r>
        <w:rPr>
          <w:rFonts w:ascii="宋体" w:hAnsi="宋体" w:cs="宋体"/>
          <w:sz w:val="24"/>
          <w:shd w:val="clear" w:color="auto" w:fill="FFFFFF"/>
        </w:rPr>
        <w:t>发射机和手持式的接收机。发射机在塑料管道</w:t>
      </w:r>
      <w:r>
        <w:rPr>
          <w:rFonts w:ascii="宋体" w:hAnsi="宋体" w:cs="宋体" w:hint="eastAsia"/>
          <w:sz w:val="24"/>
          <w:shd w:val="clear" w:color="auto" w:fill="FFFFFF"/>
        </w:rPr>
        <w:t>上</w:t>
      </w:r>
      <w:r>
        <w:rPr>
          <w:rFonts w:ascii="宋体" w:hAnsi="宋体" w:cs="宋体"/>
          <w:sz w:val="24"/>
          <w:shd w:val="clear" w:color="auto" w:fill="FFFFFF"/>
        </w:rPr>
        <w:t>施加一个特殊的压力波信号，接收机接收该信号，从而对塑料管道进行定位。</w:t>
      </w:r>
      <w:r>
        <w:rPr>
          <w:rFonts w:ascii="宋体" w:hAnsi="宋体" w:cs="宋体"/>
          <w:sz w:val="24"/>
        </w:rPr>
        <w:t xml:space="preserve"> </w:t>
      </w:r>
    </w:p>
    <w:p w:rsidR="007C5775" w:rsidRDefault="007C5775">
      <w:pPr>
        <w:spacing w:line="400" w:lineRule="exact"/>
        <w:ind w:firstLineChars="200" w:firstLine="480"/>
        <w:rPr>
          <w:rFonts w:ascii="宋体" w:hAnsi="宋体" w:cs="宋体"/>
          <w:sz w:val="24"/>
        </w:rPr>
      </w:pPr>
      <w:r>
        <w:rPr>
          <w:rFonts w:ascii="宋体" w:hAnsi="宋体" w:hint="eastAsia"/>
          <w:sz w:val="24"/>
        </w:rPr>
        <w:t>但是，此探测器存在缺点：发射机在工作时要加入压力波，为避免发生</w:t>
      </w:r>
      <w:r>
        <w:rPr>
          <w:rFonts w:ascii="宋体" w:hAnsi="宋体" w:hint="eastAsia"/>
          <w:sz w:val="24"/>
        </w:rPr>
        <w:lastRenderedPageBreak/>
        <w:t>事故，RD5000工作时间尽量控制在30分钟以内。当探测仪在建筑物15米范围内工作，给水龙头上施加信号时，需用蛇形管减震器，避免对建筑物产生不良影响。</w:t>
      </w:r>
    </w:p>
    <w:p w:rsidR="007C5775" w:rsidRDefault="00962466">
      <w:pPr>
        <w:ind w:firstLineChars="200" w:firstLine="480"/>
        <w:jc w:val="center"/>
        <w:rPr>
          <w:rFonts w:ascii="宋体" w:hAnsi="宋体" w:cs="宋体"/>
          <w:sz w:val="24"/>
        </w:rPr>
      </w:pPr>
      <w:ins w:id="86" w:author="Sky123.Org" w:date="2014-06-04T00:35:00Z">
        <w:r>
          <w:rPr>
            <w:rFonts w:ascii="宋体" w:hAnsi="宋体" w:cs="宋体"/>
            <w:noProof/>
            <w:sz w:val="24"/>
          </w:rPr>
          <w:drawing>
            <wp:anchor distT="0" distB="0" distL="114300" distR="114300" simplePos="0" relativeHeight="251681792" behindDoc="0" locked="0" layoutInCell="1" allowOverlap="1">
              <wp:simplePos x="0" y="0"/>
              <wp:positionH relativeFrom="column">
                <wp:posOffset>1292860</wp:posOffset>
              </wp:positionH>
              <wp:positionV relativeFrom="paragraph">
                <wp:posOffset>-102235</wp:posOffset>
              </wp:positionV>
              <wp:extent cx="2162810" cy="1802765"/>
              <wp:effectExtent l="19050" t="0" r="8890" b="0"/>
              <wp:wrapNone/>
              <wp:docPr id="6" name="图片 6" descr="2014-05-11_213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2014-05-11_213112"/>
                      <pic:cNvPicPr preferRelativeResize="0">
                        <a:picLocks noChangeArrowheads="1"/>
                      </pic:cNvPicPr>
                    </pic:nvPicPr>
                    <pic:blipFill>
                      <a:blip r:embed="rId14"/>
                      <a:srcRect/>
                      <a:stretch>
                        <a:fillRect/>
                      </a:stretch>
                    </pic:blipFill>
                    <pic:spPr bwMode="auto">
                      <a:xfrm>
                        <a:off x="0" y="0"/>
                        <a:ext cx="2162810" cy="1802765"/>
                      </a:xfrm>
                      <a:prstGeom prst="rect">
                        <a:avLst/>
                      </a:prstGeom>
                      <a:noFill/>
                      <a:ln w="9525">
                        <a:noFill/>
                        <a:miter lim="800000"/>
                        <a:headEnd/>
                        <a:tailEnd/>
                      </a:ln>
                    </pic:spPr>
                  </pic:pic>
                </a:graphicData>
              </a:graphic>
            </wp:anchor>
          </w:drawing>
        </w:r>
      </w:ins>
    </w:p>
    <w:p w:rsidR="007C5775" w:rsidRDefault="007C5775">
      <w:pPr>
        <w:jc w:val="center"/>
        <w:rPr>
          <w:rFonts w:ascii="宋体" w:hAnsi="宋体" w:cs="宋体"/>
          <w:sz w:val="24"/>
        </w:rPr>
      </w:pPr>
    </w:p>
    <w:p w:rsidR="007C5775" w:rsidRDefault="007C5775">
      <w:pPr>
        <w:jc w:val="center"/>
        <w:rPr>
          <w:rFonts w:ascii="宋体" w:hAnsi="宋体" w:cs="宋体"/>
          <w:sz w:val="24"/>
        </w:rPr>
      </w:pPr>
    </w:p>
    <w:p w:rsidR="007C5775" w:rsidRDefault="007C5775">
      <w:pPr>
        <w:jc w:val="center"/>
        <w:rPr>
          <w:rFonts w:ascii="宋体" w:hAnsi="宋体" w:cs="宋体"/>
          <w:sz w:val="24"/>
        </w:rPr>
      </w:pPr>
    </w:p>
    <w:p w:rsidR="007C5775" w:rsidRDefault="007C5775">
      <w:pPr>
        <w:jc w:val="center"/>
        <w:rPr>
          <w:rFonts w:ascii="宋体" w:hAnsi="宋体" w:cs="宋体"/>
          <w:sz w:val="24"/>
        </w:rPr>
      </w:pPr>
    </w:p>
    <w:p w:rsidR="007C5775" w:rsidRDefault="007C5775">
      <w:pPr>
        <w:jc w:val="center"/>
        <w:rPr>
          <w:rFonts w:ascii="宋体" w:hAnsi="宋体" w:cs="宋体"/>
          <w:sz w:val="24"/>
        </w:rPr>
      </w:pPr>
    </w:p>
    <w:p w:rsidR="007C5775" w:rsidRDefault="007C5775">
      <w:pPr>
        <w:jc w:val="center"/>
        <w:rPr>
          <w:rFonts w:ascii="宋体" w:hAnsi="宋体" w:cs="宋体"/>
          <w:sz w:val="24"/>
        </w:rPr>
      </w:pPr>
    </w:p>
    <w:p w:rsidR="007C5775" w:rsidRDefault="007C5775">
      <w:pPr>
        <w:jc w:val="center"/>
        <w:rPr>
          <w:rFonts w:ascii="宋体" w:hAnsi="宋体" w:cs="宋体"/>
          <w:sz w:val="24"/>
        </w:rPr>
      </w:pPr>
    </w:p>
    <w:p w:rsidR="007C5775" w:rsidRDefault="007C5775">
      <w:pPr>
        <w:rPr>
          <w:rFonts w:ascii="宋体" w:hAnsi="宋体" w:cs="宋体"/>
          <w:sz w:val="24"/>
        </w:rPr>
      </w:pPr>
    </w:p>
    <w:p w:rsidR="007C5775" w:rsidRDefault="007C5775">
      <w:pPr>
        <w:jc w:val="center"/>
        <w:rPr>
          <w:rFonts w:ascii="宋体" w:hAnsi="宋体"/>
          <w:sz w:val="24"/>
        </w:rPr>
      </w:pPr>
      <w:r>
        <w:rPr>
          <w:rFonts w:ascii="宋体" w:hAnsi="宋体" w:cs="宋体" w:hint="eastAsia"/>
          <w:sz w:val="24"/>
        </w:rPr>
        <w:t>图5  SL49-LRD500</w:t>
      </w:r>
      <w:hyperlink r:id="rId15" w:history="1">
        <w:r>
          <w:rPr>
            <w:rFonts w:ascii="宋体" w:hAnsi="宋体" w:cs="宋体" w:hint="eastAsia"/>
            <w:bCs/>
            <w:sz w:val="24"/>
          </w:rPr>
          <w:t>塑料水管探测仪</w:t>
        </w:r>
      </w:hyperlink>
    </w:p>
    <w:p w:rsidR="007C5775" w:rsidRPr="00962466" w:rsidRDefault="007C5775" w:rsidP="00962466">
      <w:pPr>
        <w:spacing w:line="400" w:lineRule="exact"/>
        <w:ind w:firstLineChars="200" w:firstLine="480"/>
        <w:rPr>
          <w:rFonts w:ascii="宋体" w:hAnsi="宋体" w:cs="宋体"/>
          <w:sz w:val="24"/>
          <w:rPrChange w:id="87" w:author="Sky123.Org" w:date="2014-06-04T00:36:00Z">
            <w:rPr>
              <w:rFonts w:ascii="宋体" w:hAnsi="宋体" w:cs="宋体"/>
              <w:sz w:val="24"/>
              <w:shd w:val="clear" w:color="auto" w:fill="FFFFFF"/>
            </w:rPr>
          </w:rPrChange>
        </w:rPr>
        <w:pPrChange w:id="88" w:author="Sky123.Org" w:date="2014-06-04T00:36:00Z">
          <w:pPr>
            <w:jc w:val="center"/>
          </w:pPr>
        </w:pPrChange>
      </w:pPr>
      <w:r>
        <w:rPr>
          <w:rFonts w:ascii="宋体" w:hAnsi="宋体" w:cs="宋体" w:hint="eastAsia"/>
          <w:sz w:val="24"/>
        </w:rPr>
        <w:t xml:space="preserve">    SL49-LRD500</w:t>
      </w:r>
      <w:r w:rsidR="00B70E6D" w:rsidRPr="00962466">
        <w:rPr>
          <w:rFonts w:ascii="宋体" w:hAnsi="宋体" w:cs="宋体"/>
          <w:sz w:val="24"/>
          <w:rPrChange w:id="89" w:author="Sky123.Org" w:date="2014-06-04T00:36:00Z">
            <w:rPr/>
          </w:rPrChange>
        </w:rPr>
        <w:fldChar w:fldCharType="begin"/>
      </w:r>
      <w:r w:rsidR="00B70E6D" w:rsidRPr="00962466">
        <w:rPr>
          <w:rFonts w:ascii="宋体" w:hAnsi="宋体" w:cs="宋体"/>
          <w:sz w:val="24"/>
          <w:rPrChange w:id="90" w:author="Sky123.Org" w:date="2014-06-04T00:36:00Z">
            <w:rPr/>
          </w:rPrChange>
        </w:rPr>
        <w:instrText>HYPERLINK "http://www.54pc.com/netshow/midwest/productInfo_39870.htm"</w:instrText>
      </w:r>
      <w:r w:rsidR="00B70E6D" w:rsidRPr="00962466">
        <w:rPr>
          <w:rFonts w:ascii="宋体" w:hAnsi="宋体" w:cs="宋体"/>
          <w:sz w:val="24"/>
          <w:rPrChange w:id="91" w:author="Sky123.Org" w:date="2014-06-04T00:36:00Z">
            <w:rPr/>
          </w:rPrChange>
        </w:rPr>
        <w:fldChar w:fldCharType="separate"/>
      </w:r>
      <w:r w:rsidRPr="00962466">
        <w:rPr>
          <w:rFonts w:ascii="宋体" w:hAnsi="宋体" w:cs="宋体" w:hint="eastAsia"/>
          <w:sz w:val="24"/>
          <w:rPrChange w:id="92" w:author="Sky123.Org" w:date="2014-06-04T00:36:00Z">
            <w:rPr>
              <w:rFonts w:ascii="宋体" w:hAnsi="宋体" w:cs="宋体" w:hint="eastAsia"/>
              <w:bCs/>
              <w:sz w:val="24"/>
            </w:rPr>
          </w:rPrChange>
        </w:rPr>
        <w:t>塑料水管探测仪</w:t>
      </w:r>
      <w:r w:rsidR="00B70E6D" w:rsidRPr="00962466">
        <w:rPr>
          <w:rFonts w:ascii="宋体" w:hAnsi="宋体" w:cs="宋体"/>
          <w:sz w:val="24"/>
          <w:rPrChange w:id="93" w:author="Sky123.Org" w:date="2014-06-04T00:36:00Z">
            <w:rPr/>
          </w:rPrChange>
        </w:rPr>
        <w:fldChar w:fldCharType="end"/>
      </w:r>
      <w:r w:rsidRPr="00962466">
        <w:rPr>
          <w:rFonts w:ascii="宋体" w:hAnsi="宋体" w:cs="宋体" w:hint="eastAsia"/>
          <w:sz w:val="24"/>
        </w:rPr>
        <w:t>，</w:t>
      </w:r>
      <w:r w:rsidRPr="00962466">
        <w:rPr>
          <w:rFonts w:ascii="宋体" w:hAnsi="宋体" w:cs="宋体"/>
          <w:sz w:val="24"/>
        </w:rPr>
        <w:t>接收机以喇叭声音、模拟量和数值量同时显示磁声强度，</w:t>
      </w:r>
      <w:r w:rsidRPr="00962466">
        <w:rPr>
          <w:rFonts w:ascii="宋体" w:hAnsi="宋体" w:cs="宋体" w:hint="eastAsia"/>
          <w:sz w:val="24"/>
        </w:rPr>
        <w:t>可以</w:t>
      </w:r>
      <w:r w:rsidRPr="00962466">
        <w:rPr>
          <w:rFonts w:ascii="宋体" w:hAnsi="宋体" w:cs="宋体"/>
          <w:sz w:val="24"/>
          <w:rPrChange w:id="94" w:author="Sky123.Org" w:date="2014-06-04T00:36:00Z">
            <w:rPr>
              <w:rFonts w:ascii="宋体" w:hAnsi="宋体" w:cs="宋体"/>
              <w:sz w:val="24"/>
              <w:shd w:val="clear" w:color="auto" w:fill="FFFFFF"/>
            </w:rPr>
          </w:rPrChange>
        </w:rPr>
        <w:t>满足不同人员的</w:t>
      </w:r>
      <w:r w:rsidRPr="00962466">
        <w:rPr>
          <w:rFonts w:ascii="宋体" w:hAnsi="宋体" w:cs="宋体" w:hint="eastAsia"/>
          <w:sz w:val="24"/>
          <w:rPrChange w:id="95" w:author="Sky123.Org" w:date="2014-06-04T00:36:00Z">
            <w:rPr>
              <w:rFonts w:ascii="宋体" w:hAnsi="宋体" w:cs="宋体" w:hint="eastAsia"/>
              <w:sz w:val="24"/>
              <w:shd w:val="clear" w:color="auto" w:fill="FFFFFF"/>
            </w:rPr>
          </w:rPrChange>
        </w:rPr>
        <w:t>爱好</w:t>
      </w:r>
      <w:r w:rsidRPr="00962466">
        <w:rPr>
          <w:rFonts w:ascii="宋体" w:hAnsi="宋体" w:cs="宋体"/>
          <w:sz w:val="24"/>
          <w:rPrChange w:id="96" w:author="Sky123.Org" w:date="2014-06-04T00:36:00Z">
            <w:rPr>
              <w:rFonts w:ascii="宋体" w:hAnsi="宋体" w:cs="宋体"/>
              <w:sz w:val="24"/>
              <w:shd w:val="clear" w:color="auto" w:fill="FFFFFF"/>
            </w:rPr>
          </w:rPrChange>
        </w:rPr>
        <w:t>和不同现场的探测要求。 接收机开机时，</w:t>
      </w:r>
      <w:r w:rsidRPr="00962466">
        <w:rPr>
          <w:rFonts w:ascii="宋体" w:hAnsi="宋体" w:cs="宋体" w:hint="eastAsia"/>
          <w:sz w:val="24"/>
          <w:rPrChange w:id="97" w:author="Sky123.Org" w:date="2014-06-04T00:36:00Z">
            <w:rPr>
              <w:rFonts w:ascii="宋体" w:hAnsi="宋体" w:cs="宋体" w:hint="eastAsia"/>
              <w:sz w:val="24"/>
              <w:shd w:val="clear" w:color="auto" w:fill="FFFFFF"/>
            </w:rPr>
          </w:rPrChange>
        </w:rPr>
        <w:t>对</w:t>
      </w:r>
      <w:r w:rsidRPr="00962466">
        <w:rPr>
          <w:rFonts w:ascii="宋体" w:hAnsi="宋体" w:cs="宋体"/>
          <w:sz w:val="24"/>
          <w:rPrChange w:id="98" w:author="Sky123.Org" w:date="2014-06-04T00:36:00Z">
            <w:rPr>
              <w:rFonts w:ascii="宋体" w:hAnsi="宋体" w:cs="宋体"/>
              <w:sz w:val="24"/>
              <w:shd w:val="clear" w:color="auto" w:fill="FFFFFF"/>
            </w:rPr>
          </w:rPrChange>
        </w:rPr>
        <w:t>发射机和信标发出的有源信号能够自动识别和自动选择。</w:t>
      </w:r>
      <w:r w:rsidRPr="00962466">
        <w:rPr>
          <w:rFonts w:ascii="宋体" w:hAnsi="宋体" w:cs="宋体" w:hint="eastAsia"/>
          <w:sz w:val="24"/>
          <w:rPrChange w:id="99" w:author="Sky123.Org" w:date="2014-06-04T00:36:00Z">
            <w:rPr>
              <w:rFonts w:ascii="宋体" w:hAnsi="宋体" w:cs="宋体" w:hint="eastAsia"/>
              <w:sz w:val="24"/>
              <w:shd w:val="clear" w:color="auto" w:fill="FFFFFF"/>
            </w:rPr>
          </w:rPrChange>
        </w:rPr>
        <w:t>用</w:t>
      </w:r>
      <w:r w:rsidRPr="00962466">
        <w:rPr>
          <w:rFonts w:ascii="宋体" w:hAnsi="宋体" w:cs="宋体"/>
          <w:sz w:val="24"/>
          <w:rPrChange w:id="100" w:author="Sky123.Org" w:date="2014-06-04T00:36:00Z">
            <w:rPr>
              <w:rFonts w:ascii="宋体" w:hAnsi="宋体" w:cs="宋体"/>
              <w:sz w:val="24"/>
              <w:shd w:val="clear" w:color="auto" w:fill="FFFFFF"/>
            </w:rPr>
          </w:rPrChange>
        </w:rPr>
        <w:t>值</w:t>
      </w:r>
    </w:p>
    <w:p w:rsidR="007C5775" w:rsidRPr="00962466" w:rsidRDefault="007C5775" w:rsidP="00962466">
      <w:pPr>
        <w:spacing w:line="400" w:lineRule="exact"/>
        <w:ind w:firstLineChars="200" w:firstLine="480"/>
        <w:rPr>
          <w:rFonts w:ascii="宋体" w:hAnsi="宋体" w:cs="宋体"/>
          <w:sz w:val="24"/>
        </w:rPr>
        <w:pPrChange w:id="101" w:author="Sky123.Org" w:date="2014-06-04T00:36:00Z">
          <w:pPr/>
        </w:pPrChange>
      </w:pPr>
      <w:r w:rsidRPr="00962466">
        <w:rPr>
          <w:rFonts w:ascii="宋体" w:hAnsi="宋体" w:cs="宋体" w:hint="eastAsia"/>
          <w:sz w:val="24"/>
          <w:rPrChange w:id="102" w:author="Sky123.Org" w:date="2014-06-04T00:36:00Z">
            <w:rPr>
              <w:rFonts w:ascii="宋体" w:hAnsi="宋体" w:cs="宋体" w:hint="eastAsia"/>
              <w:sz w:val="24"/>
              <w:shd w:val="clear" w:color="auto" w:fill="FFFFFF"/>
            </w:rPr>
          </w:rPrChange>
        </w:rPr>
        <w:t xml:space="preserve"> </w:t>
      </w:r>
      <w:r w:rsidRPr="00962466">
        <w:rPr>
          <w:rFonts w:ascii="宋体" w:hAnsi="宋体" w:cs="宋体"/>
          <w:sz w:val="24"/>
          <w:rPrChange w:id="103" w:author="Sky123.Org" w:date="2014-06-04T00:36:00Z">
            <w:rPr>
              <w:rFonts w:ascii="宋体" w:hAnsi="宋体" w:cs="宋体"/>
              <w:sz w:val="24"/>
              <w:shd w:val="clear" w:color="auto" w:fill="FFFFFF"/>
            </w:rPr>
          </w:rPrChange>
        </w:rPr>
        <w:t>显示深度</w:t>
      </w:r>
      <w:r w:rsidRPr="00962466">
        <w:rPr>
          <w:rFonts w:ascii="宋体" w:hAnsi="宋体" w:cs="宋体" w:hint="eastAsia"/>
          <w:sz w:val="24"/>
          <w:rPrChange w:id="104" w:author="Sky123.Org" w:date="2014-06-04T00:36:00Z">
            <w:rPr>
              <w:rFonts w:ascii="宋体" w:hAnsi="宋体" w:cs="宋体" w:hint="eastAsia"/>
              <w:sz w:val="24"/>
              <w:shd w:val="clear" w:color="auto" w:fill="FFFFFF"/>
            </w:rPr>
          </w:rPrChange>
        </w:rPr>
        <w:t>，直观方便</w:t>
      </w:r>
      <w:r w:rsidRPr="00962466">
        <w:rPr>
          <w:rFonts w:ascii="宋体" w:hAnsi="宋体" w:cs="宋体"/>
          <w:sz w:val="24"/>
          <w:rPrChange w:id="105" w:author="Sky123.Org" w:date="2014-06-04T00:36:00Z">
            <w:rPr>
              <w:rFonts w:ascii="宋体" w:hAnsi="宋体" w:cs="宋体"/>
              <w:sz w:val="24"/>
              <w:shd w:val="clear" w:color="auto" w:fill="FFFFFF"/>
            </w:rPr>
          </w:rPrChange>
        </w:rPr>
        <w:t>。</w:t>
      </w:r>
      <w:r w:rsidRPr="00962466">
        <w:rPr>
          <w:rFonts w:ascii="宋体" w:hAnsi="宋体" w:cs="宋体" w:hint="eastAsia"/>
          <w:sz w:val="24"/>
          <w:rPrChange w:id="106" w:author="Sky123.Org" w:date="2014-06-04T00:36:00Z">
            <w:rPr>
              <w:rFonts w:ascii="宋体" w:hAnsi="宋体" w:cs="宋体" w:hint="eastAsia"/>
              <w:sz w:val="24"/>
              <w:shd w:val="clear" w:color="auto" w:fill="FFFFFF"/>
            </w:rPr>
          </w:rPrChange>
        </w:rPr>
        <w:t>在液晶屏幕上，用箭头符号显示管线的位置，使管线走向一目了然。具有</w:t>
      </w:r>
      <w:r w:rsidRPr="00962466">
        <w:rPr>
          <w:rFonts w:ascii="宋体" w:hAnsi="宋体" w:cs="宋体"/>
          <w:sz w:val="24"/>
          <w:rPrChange w:id="107" w:author="Sky123.Org" w:date="2014-06-04T00:36:00Z">
            <w:rPr>
              <w:rFonts w:ascii="宋体" w:hAnsi="宋体" w:cs="宋体"/>
              <w:sz w:val="24"/>
              <w:shd w:val="clear" w:color="auto" w:fill="FFFFFF"/>
            </w:rPr>
          </w:rPrChange>
        </w:rPr>
        <w:t>自动充电和电池状态显示，带背景灯，可以在夜晚工作。</w:t>
      </w:r>
      <w:r w:rsidRPr="00962466">
        <w:rPr>
          <w:rFonts w:ascii="宋体" w:hAnsi="宋体" w:cs="宋体" w:hint="eastAsia"/>
          <w:sz w:val="24"/>
          <w:rPrChange w:id="108" w:author="Sky123.Org" w:date="2014-06-04T00:36:00Z">
            <w:rPr>
              <w:rFonts w:ascii="宋体" w:hAnsi="宋体" w:cs="宋体" w:hint="eastAsia"/>
              <w:sz w:val="24"/>
              <w:shd w:val="clear" w:color="auto" w:fill="FFFFFF"/>
            </w:rPr>
          </w:rPrChange>
        </w:rPr>
        <w:t>其配备的</w:t>
      </w:r>
      <w:r w:rsidRPr="00962466">
        <w:rPr>
          <w:rFonts w:ascii="宋体" w:hAnsi="宋体" w:cs="宋体"/>
          <w:sz w:val="24"/>
        </w:rPr>
        <w:t>50W超大功率的发射机，</w:t>
      </w:r>
      <w:r w:rsidRPr="00962466">
        <w:rPr>
          <w:rFonts w:ascii="宋体" w:hAnsi="宋体" w:cs="宋体" w:hint="eastAsia"/>
          <w:sz w:val="24"/>
        </w:rPr>
        <w:t>可使</w:t>
      </w:r>
      <w:r w:rsidRPr="00962466">
        <w:rPr>
          <w:rFonts w:ascii="宋体" w:hAnsi="宋体" w:cs="宋体"/>
          <w:sz w:val="24"/>
        </w:rPr>
        <w:t>信号传输的更远、更强。发射机带自动阻抗匹配</w:t>
      </w:r>
      <w:r w:rsidRPr="00962466">
        <w:rPr>
          <w:rFonts w:ascii="宋体" w:hAnsi="宋体" w:cs="宋体" w:hint="eastAsia"/>
          <w:sz w:val="24"/>
        </w:rPr>
        <w:t>功能</w:t>
      </w:r>
      <w:r w:rsidRPr="00962466">
        <w:rPr>
          <w:rFonts w:ascii="宋体" w:hAnsi="宋体" w:cs="宋体"/>
          <w:sz w:val="24"/>
        </w:rPr>
        <w:t>，能够适应不同的场合</w:t>
      </w:r>
      <w:r w:rsidRPr="00962466">
        <w:rPr>
          <w:rFonts w:ascii="宋体" w:hAnsi="宋体" w:cs="宋体" w:hint="eastAsia"/>
          <w:sz w:val="24"/>
        </w:rPr>
        <w:t>。</w:t>
      </w:r>
    </w:p>
    <w:p w:rsidR="007C5775" w:rsidRDefault="007C5775">
      <w:pPr>
        <w:outlineLvl w:val="1"/>
        <w:rPr>
          <w:rFonts w:ascii="宋体" w:hAnsi="宋体" w:cs="宋体"/>
          <w:b/>
          <w:bCs/>
          <w:sz w:val="24"/>
        </w:rPr>
      </w:pPr>
      <w:bookmarkStart w:id="109" w:name="_Toc17677"/>
      <w:bookmarkStart w:id="110" w:name="_Toc4024"/>
      <w:r>
        <w:rPr>
          <w:rFonts w:ascii="宋体" w:hAnsi="宋体"/>
          <w:sz w:val="24"/>
        </w:rPr>
        <w:br/>
      </w:r>
      <w:r>
        <w:rPr>
          <w:rFonts w:ascii="黑体" w:eastAsia="黑体" w:hAnsi="黑体" w:cs="黑体" w:hint="eastAsia"/>
          <w:sz w:val="28"/>
          <w:szCs w:val="28"/>
        </w:rPr>
        <w:t>1.3 墙体探测仪的发展趋向及其意义</w:t>
      </w:r>
      <w:bookmarkEnd w:id="109"/>
      <w:bookmarkEnd w:id="110"/>
    </w:p>
    <w:p w:rsidR="007C5775" w:rsidRDefault="007C5775">
      <w:pPr>
        <w:spacing w:line="400" w:lineRule="exact"/>
        <w:ind w:firstLineChars="200" w:firstLine="480"/>
        <w:rPr>
          <w:rFonts w:ascii="宋体" w:hAnsi="宋体" w:cs="宋体"/>
          <w:sz w:val="24"/>
        </w:rPr>
      </w:pPr>
      <w:r>
        <w:rPr>
          <w:rFonts w:ascii="宋体" w:hAnsi="宋体" w:cs="宋体" w:hint="eastAsia"/>
          <w:sz w:val="24"/>
        </w:rPr>
        <w:t>墙体探测技术发展相对较迟，经过近几年的发展，已有相对成熟的产品进入市场投入使用，它体积小，质量轻，具有很高的商业价值和民用价值，随着时代的发展，墙体探测仪的发展越来越迅速，已经逐渐朝着一下几个方向发展：</w:t>
      </w:r>
    </w:p>
    <w:p w:rsidR="007C5775" w:rsidRDefault="007C5775">
      <w:pPr>
        <w:numPr>
          <w:ilvl w:val="0"/>
          <w:numId w:val="3"/>
        </w:numPr>
        <w:spacing w:line="400" w:lineRule="exact"/>
        <w:ind w:firstLineChars="200" w:firstLine="480"/>
        <w:rPr>
          <w:rFonts w:ascii="宋体" w:hAnsi="宋体" w:cs="宋体"/>
          <w:sz w:val="24"/>
        </w:rPr>
      </w:pPr>
      <w:r>
        <w:rPr>
          <w:rFonts w:ascii="宋体" w:hAnsi="宋体" w:cs="宋体" w:hint="eastAsia"/>
          <w:sz w:val="24"/>
        </w:rPr>
        <w:t>无需手持，向自动吸附，自主选择路径，自主导航等一系列的自主控制技术发展。这在很大程度上节省了操作人员的时间与精力，同时在一定程度上避免了操作人员的高空作业，保证了他们的人身安全。</w:t>
      </w:r>
    </w:p>
    <w:p w:rsidR="007C5775" w:rsidRDefault="007C5775">
      <w:pPr>
        <w:numPr>
          <w:ilvl w:val="0"/>
          <w:numId w:val="3"/>
        </w:numPr>
        <w:spacing w:line="400" w:lineRule="exact"/>
        <w:ind w:firstLineChars="200" w:firstLine="480"/>
        <w:rPr>
          <w:rFonts w:ascii="宋体" w:hAnsi="宋体" w:cs="宋体"/>
          <w:sz w:val="24"/>
        </w:rPr>
      </w:pPr>
      <w:r>
        <w:rPr>
          <w:rFonts w:ascii="宋体" w:hAnsi="宋体" w:cs="宋体" w:hint="eastAsia"/>
          <w:sz w:val="24"/>
        </w:rPr>
        <w:t>无线传输数据，基于无需手持的情况，当有传输线连接探测仪时，很难控制探测仪在墙上的受力情况，因而选用无线传输，保证探测仪在墙上</w:t>
      </w:r>
      <w:r>
        <w:rPr>
          <w:rFonts w:ascii="宋体" w:hAnsi="宋体" w:cs="宋体" w:hint="eastAsia"/>
          <w:sz w:val="24"/>
        </w:rPr>
        <w:lastRenderedPageBreak/>
        <w:t>的吸附稳定性，同时拓宽了探测仪的工作范围。</w:t>
      </w:r>
    </w:p>
    <w:p w:rsidR="007C5775" w:rsidRDefault="007C5775">
      <w:pPr>
        <w:numPr>
          <w:ilvl w:val="0"/>
          <w:numId w:val="3"/>
        </w:numPr>
        <w:spacing w:line="400" w:lineRule="exact"/>
        <w:ind w:firstLineChars="200" w:firstLine="480"/>
        <w:rPr>
          <w:rFonts w:ascii="宋体" w:hAnsi="宋体" w:cs="宋体"/>
          <w:sz w:val="24"/>
        </w:rPr>
      </w:pPr>
      <w:r>
        <w:rPr>
          <w:rFonts w:ascii="宋体" w:hAnsi="宋体" w:cs="宋体" w:hint="eastAsia"/>
          <w:sz w:val="24"/>
        </w:rPr>
        <w:t>一台仪器实现多种功能。通过按键切换，既能探测电线、钢筋、水管、木头，还能探测电线的断点，水管的漏水点。同时能够提供准确的埋深，以便给开凿提供更精准的数据。</w:t>
      </w:r>
    </w:p>
    <w:p w:rsidR="007C5775" w:rsidRDefault="007C5775">
      <w:pPr>
        <w:numPr>
          <w:ilvl w:val="0"/>
          <w:numId w:val="3"/>
        </w:numPr>
        <w:spacing w:line="400" w:lineRule="exact"/>
        <w:ind w:firstLineChars="200" w:firstLine="480"/>
        <w:rPr>
          <w:rFonts w:ascii="宋体" w:hAnsi="宋体" w:cs="宋体"/>
          <w:sz w:val="24"/>
        </w:rPr>
      </w:pPr>
      <w:r>
        <w:rPr>
          <w:rFonts w:ascii="宋体" w:hAnsi="宋体" w:cs="宋体" w:hint="eastAsia"/>
          <w:sz w:val="24"/>
        </w:rPr>
        <w:t>墙体探测仪在很多情况下，所具有的作用是很多人为经验所不能比拟的。今后，墙体探测仪在商业楼盘和家庭装修施工中，将扮演越来越重要的角色。所以墙体探测仪将越来越多的朝着智能化、高速化、操作人性化方向发展，更大程度上保证施工人员的安全，提高了施工的进度。</w:t>
      </w:r>
    </w:p>
    <w:p w:rsidR="007C5775" w:rsidRDefault="007C5775">
      <w:pPr>
        <w:spacing w:line="400" w:lineRule="exact"/>
        <w:rPr>
          <w:rFonts w:ascii="宋体" w:hAnsi="宋体" w:cs="宋体"/>
          <w:sz w:val="24"/>
        </w:rPr>
      </w:pPr>
    </w:p>
    <w:p w:rsidR="007C5775" w:rsidRDefault="007C5775">
      <w:pPr>
        <w:spacing w:line="400" w:lineRule="exact"/>
        <w:outlineLvl w:val="1"/>
        <w:rPr>
          <w:rFonts w:ascii="黑体" w:eastAsia="黑体" w:hAnsi="黑体" w:cs="黑体"/>
          <w:sz w:val="28"/>
          <w:szCs w:val="28"/>
        </w:rPr>
      </w:pPr>
      <w:bookmarkStart w:id="111" w:name="_Toc24774"/>
      <w:bookmarkStart w:id="112" w:name="_Toc31588"/>
      <w:r>
        <w:rPr>
          <w:rFonts w:ascii="黑体" w:eastAsia="黑体" w:hAnsi="黑体" w:cs="黑体" w:hint="eastAsia"/>
          <w:sz w:val="28"/>
          <w:szCs w:val="28"/>
        </w:rPr>
        <w:t>1.4墙体探测仪设计发展中必需解决的</w:t>
      </w:r>
      <w:commentRangeStart w:id="113"/>
      <w:r>
        <w:rPr>
          <w:rFonts w:ascii="黑体" w:eastAsia="黑体" w:hAnsi="黑体" w:cs="黑体" w:hint="eastAsia"/>
          <w:sz w:val="28"/>
          <w:szCs w:val="28"/>
        </w:rPr>
        <w:t>问题</w:t>
      </w:r>
      <w:bookmarkEnd w:id="111"/>
      <w:bookmarkEnd w:id="112"/>
      <w:commentRangeEnd w:id="113"/>
      <w:r w:rsidR="00962466">
        <w:rPr>
          <w:rStyle w:val="ae"/>
        </w:rPr>
        <w:commentReference w:id="113"/>
      </w:r>
    </w:p>
    <w:p w:rsidR="007C5775" w:rsidRDefault="007C5775">
      <w:pPr>
        <w:spacing w:line="400" w:lineRule="exact"/>
        <w:ind w:firstLineChars="200" w:firstLine="480"/>
        <w:rPr>
          <w:rFonts w:ascii="宋体" w:hAnsi="宋体" w:cs="宋体"/>
          <w:sz w:val="24"/>
        </w:rPr>
      </w:pPr>
      <w:r>
        <w:rPr>
          <w:rFonts w:ascii="宋体" w:hAnsi="宋体" w:cs="宋体" w:hint="eastAsia"/>
          <w:sz w:val="24"/>
        </w:rPr>
        <w:t xml:space="preserve"> 在墙体探测仪的发展过程中吗，如何对探测对象进行准确的检测，使探测仪能够按照预想的探测出所需管线的走向只管重要，墙体探测仪在发展过程中应主要解决一下几个问题：</w:t>
      </w:r>
    </w:p>
    <w:p w:rsidR="007C5775" w:rsidRDefault="007C5775">
      <w:pPr>
        <w:numPr>
          <w:ilvl w:val="0"/>
          <w:numId w:val="4"/>
        </w:numPr>
        <w:spacing w:line="400" w:lineRule="exact"/>
        <w:ind w:firstLineChars="200" w:firstLine="480"/>
        <w:rPr>
          <w:rFonts w:ascii="宋体" w:hAnsi="宋体" w:cs="宋体"/>
          <w:sz w:val="24"/>
          <w:shd w:val="clear" w:color="auto" w:fill="FFFFFF"/>
        </w:rPr>
      </w:pPr>
      <w:r>
        <w:rPr>
          <w:rFonts w:ascii="宋体" w:hAnsi="宋体" w:cs="宋体" w:hint="eastAsia"/>
          <w:sz w:val="24"/>
        </w:rPr>
        <w:t>如何找到适应每种被检测材料的传感器。选择合适的传感器很重要，选择正确的传感器，能更有效的检测被测量的信息，并能更好的将将检测到的信息按一定的规律转化成电信号或其他所需的信息输出。满足信息的传输、处理、存储、显示、记录和控制等要求。因此，传感器在实现自动检测和自动控制上有着至关重要的作用。</w:t>
      </w:r>
    </w:p>
    <w:p w:rsidR="007C5775" w:rsidRDefault="007C5775">
      <w:pPr>
        <w:numPr>
          <w:ilvl w:val="0"/>
          <w:numId w:val="4"/>
        </w:num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如何滤除干扰。墙上除了有厚重的水泥包裹外，里面还有众多的管线，不同的管线在检测时都会给出不同的频率，如何排除不相关物体，这就需要针对被检测物体所发出的频率设计滤波电路，滤波电路常用于滤除整流输出电压中的纹波，一般包含电抗元件，如并联电容器C在负载电阻两端，或串联电感器L在负载中，以及由电容，电感组合而成的各种复式滤波电路。</w:t>
      </w:r>
    </w:p>
    <w:p w:rsidR="007C5775" w:rsidRDefault="007C5775">
      <w:pPr>
        <w:numPr>
          <w:ilvl w:val="0"/>
          <w:numId w:val="4"/>
        </w:num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排除电路间的电磁干扰。在探测仪中，由于探测的管线较多，且每个管线自身探测模块不同，所以在探测仪工作过程中，如何有效避免探测仪内部电路的干扰，对提高探测准确性有很大帮助。</w:t>
      </w:r>
    </w:p>
    <w:p w:rsidR="007C5775" w:rsidRDefault="007C5775">
      <w:pPr>
        <w:spacing w:line="400" w:lineRule="exact"/>
        <w:rPr>
          <w:rFonts w:ascii="宋体" w:hAnsi="宋体" w:cs="宋体"/>
          <w:b/>
          <w:bCs/>
          <w:sz w:val="24"/>
          <w:shd w:val="clear" w:color="auto" w:fill="FFFFFF"/>
        </w:rPr>
      </w:pPr>
    </w:p>
    <w:p w:rsidR="007C5775" w:rsidRDefault="007C5775">
      <w:pPr>
        <w:spacing w:line="400" w:lineRule="exact"/>
        <w:outlineLvl w:val="1"/>
        <w:rPr>
          <w:rFonts w:ascii="黑体" w:eastAsia="黑体" w:hAnsi="黑体" w:cs="黑体"/>
          <w:sz w:val="28"/>
          <w:szCs w:val="28"/>
          <w:shd w:val="clear" w:color="auto" w:fill="FFFFFF"/>
        </w:rPr>
      </w:pPr>
      <w:bookmarkStart w:id="114" w:name="_Toc24020"/>
      <w:bookmarkStart w:id="115" w:name="_Toc374"/>
      <w:r>
        <w:rPr>
          <w:rFonts w:ascii="黑体" w:eastAsia="黑体" w:hAnsi="黑体" w:cs="黑体" w:hint="eastAsia"/>
          <w:sz w:val="28"/>
          <w:szCs w:val="28"/>
          <w:shd w:val="clear" w:color="auto" w:fill="FFFFFF"/>
        </w:rPr>
        <w:t>1.5本次毕业设计的主要部分</w:t>
      </w:r>
      <w:bookmarkEnd w:id="114"/>
      <w:bookmarkEnd w:id="115"/>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设计并仿真了能够较好的实现探测的墙体探测仪。完成了探测仪的实物制作。</w:t>
      </w:r>
    </w:p>
    <w:p w:rsidR="007C5775" w:rsidRDefault="007C5775">
      <w:pPr>
        <w:numPr>
          <w:ilvl w:val="0"/>
          <w:numId w:val="5"/>
        </w:num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lastRenderedPageBreak/>
        <w:t xml:space="preserve">  主要介绍了管线检测整体的发展历程，从而引申出墙体探测仪的设计概念，并论述了墙体探测仪发展趋势及意义。简述了本文相关内容的安排。</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第二章，阐述了墙体探测仪的主要部分和主要应用。不同的探测物应用不同的检测原理，水管探测应用电容式传感器的工作原理，通电电线应用感应电场原理，金属检测应用感应电流和涡流工作原理。</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第三章，给出了墙体探测器的硬件设计：硬件设计总图及各分模块电路图。水管探测模块电路图包括方波震荡电路设计、运算放大电路、滤波放大电路；通电电线探测模块电路图包块场效应管感应电压电路、三极管放大电路；金属探测模块电路图包括LC谐振电路等。</w:t>
      </w:r>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第四章，设计了金属探测器的软件部分。介绍了软件开发环境Keil，给出了系统主程序流程图、AD转换流程图、各探测信号检测流程图。</w:t>
      </w:r>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第五章，进行了电路仿真并对设计的墙体探测仪进行了调试和实验，并得出了实验结果。通过仿真结果和测试数据证明了设计的墙体探测仪能达到检测水管、通电电线、金属的目的，性能稳定，检测精度到达基本要求。</w:t>
      </w:r>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第六章阐述了课题研究的墙体探测仪的特色之处。</w:t>
      </w: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jc w:val="center"/>
        <w:outlineLvl w:val="0"/>
        <w:rPr>
          <w:rFonts w:ascii="黑体" w:eastAsia="黑体" w:hAnsi="黑体" w:cs="黑体"/>
          <w:sz w:val="30"/>
          <w:szCs w:val="30"/>
          <w:shd w:val="clear" w:color="auto" w:fill="FFFFFF"/>
        </w:rPr>
      </w:pPr>
      <w:bookmarkStart w:id="116" w:name="_Toc7338"/>
      <w:bookmarkStart w:id="117" w:name="_Toc11568"/>
      <w:r>
        <w:rPr>
          <w:rFonts w:ascii="黑体" w:eastAsia="黑体" w:hAnsi="黑体" w:cs="黑体" w:hint="eastAsia"/>
          <w:sz w:val="30"/>
          <w:szCs w:val="30"/>
          <w:shd w:val="clear" w:color="auto" w:fill="FFFFFF"/>
        </w:rPr>
        <w:t>2 墙体探测仪的工作</w:t>
      </w:r>
      <w:commentRangeStart w:id="118"/>
      <w:r>
        <w:rPr>
          <w:rFonts w:ascii="黑体" w:eastAsia="黑体" w:hAnsi="黑体" w:cs="黑体" w:hint="eastAsia"/>
          <w:sz w:val="30"/>
          <w:szCs w:val="30"/>
          <w:shd w:val="clear" w:color="auto" w:fill="FFFFFF"/>
        </w:rPr>
        <w:t>原理</w:t>
      </w:r>
      <w:bookmarkEnd w:id="116"/>
      <w:bookmarkEnd w:id="117"/>
      <w:commentRangeEnd w:id="118"/>
      <w:r w:rsidR="00962466">
        <w:rPr>
          <w:rStyle w:val="ae"/>
        </w:rPr>
        <w:commentReference w:id="118"/>
      </w:r>
    </w:p>
    <w:p w:rsidR="007C5775" w:rsidRDefault="007C5775">
      <w:pPr>
        <w:spacing w:line="400" w:lineRule="exact"/>
        <w:outlineLvl w:val="1"/>
        <w:rPr>
          <w:rFonts w:ascii="黑体" w:eastAsia="黑体" w:hAnsi="黑体" w:cs="黑体"/>
          <w:sz w:val="28"/>
          <w:szCs w:val="28"/>
          <w:shd w:val="clear" w:color="auto" w:fill="FFFFFF"/>
        </w:rPr>
      </w:pPr>
      <w:bookmarkStart w:id="119" w:name="_Toc2578"/>
      <w:bookmarkStart w:id="120" w:name="_Toc25755"/>
      <w:r>
        <w:rPr>
          <w:rFonts w:ascii="黑体" w:eastAsia="黑体" w:hAnsi="黑体" w:cs="黑体" w:hint="eastAsia"/>
          <w:sz w:val="28"/>
          <w:szCs w:val="28"/>
          <w:shd w:val="clear" w:color="auto" w:fill="FFFFFF"/>
        </w:rPr>
        <w:t>2.1 墙体探测器简介</w:t>
      </w:r>
      <w:bookmarkEnd w:id="119"/>
      <w:bookmarkEnd w:id="120"/>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该探测器分为</w:t>
      </w:r>
      <w:commentRangeStart w:id="121"/>
      <w:r>
        <w:rPr>
          <w:rFonts w:ascii="宋体" w:hAnsi="宋体" w:cs="宋体" w:hint="eastAsia"/>
          <w:sz w:val="24"/>
          <w:shd w:val="clear" w:color="auto" w:fill="FFFFFF"/>
        </w:rPr>
        <w:t>四</w:t>
      </w:r>
      <w:commentRangeEnd w:id="121"/>
      <w:r w:rsidR="00962466">
        <w:rPr>
          <w:rStyle w:val="ae"/>
        </w:rPr>
        <w:commentReference w:id="121"/>
      </w:r>
      <w:r>
        <w:rPr>
          <w:rFonts w:ascii="宋体" w:hAnsi="宋体" w:cs="宋体" w:hint="eastAsia"/>
          <w:sz w:val="24"/>
          <w:shd w:val="clear" w:color="auto" w:fill="FFFFFF"/>
        </w:rPr>
        <w:t>个部分：</w:t>
      </w:r>
    </w:p>
    <w:p w:rsidR="007C5775" w:rsidRDefault="007C5775">
      <w:pPr>
        <w:numPr>
          <w:ilvl w:val="0"/>
          <w:numId w:val="6"/>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带水PVC管探测部分；</w:t>
      </w:r>
    </w:p>
    <w:p w:rsidR="007C5775" w:rsidRDefault="007C5775">
      <w:pPr>
        <w:numPr>
          <w:ilvl w:val="0"/>
          <w:numId w:val="6"/>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带电电线探测部分；</w:t>
      </w:r>
    </w:p>
    <w:p w:rsidR="007C5775" w:rsidRDefault="007C5775">
      <w:pPr>
        <w:numPr>
          <w:ilvl w:val="0"/>
          <w:numId w:val="6"/>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金属探测部分；</w:t>
      </w:r>
    </w:p>
    <w:p w:rsidR="007C5775" w:rsidRDefault="00E0132A">
      <w:pPr>
        <w:spacing w:line="400" w:lineRule="exact"/>
        <w:rPr>
          <w:rFonts w:ascii="宋体" w:hAnsi="宋体" w:cs="宋体"/>
          <w:sz w:val="24"/>
          <w:shd w:val="clear" w:color="auto" w:fill="FFFFFF"/>
        </w:rPr>
      </w:pPr>
      <w:commentRangeStart w:id="122"/>
      <w:r>
        <w:rPr>
          <w:rFonts w:ascii="宋体" w:hAnsi="宋体" w:cs="宋体" w:hint="eastAsia"/>
          <w:noProof/>
          <w:sz w:val="24"/>
        </w:rPr>
        <w:drawing>
          <wp:anchor distT="0" distB="0" distL="114300" distR="114300" simplePos="0" relativeHeight="251651072" behindDoc="0" locked="0" layoutInCell="1" allowOverlap="1">
            <wp:simplePos x="0" y="0"/>
            <wp:positionH relativeFrom="column">
              <wp:posOffset>1506220</wp:posOffset>
            </wp:positionH>
            <wp:positionV relativeFrom="paragraph">
              <wp:posOffset>251460</wp:posOffset>
            </wp:positionV>
            <wp:extent cx="1914525" cy="1799590"/>
            <wp:effectExtent l="19050" t="0" r="9525" b="0"/>
            <wp:wrapNone/>
            <wp:docPr id="7" name="图片 7" descr="探测仪简图"/>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探测仪简图"/>
                    <pic:cNvPicPr preferRelativeResize="0">
                      <a:picLocks noChangeArrowheads="1"/>
                    </pic:cNvPicPr>
                  </pic:nvPicPr>
                  <pic:blipFill>
                    <a:blip r:embed="rId16"/>
                    <a:srcRect/>
                    <a:stretch>
                      <a:fillRect/>
                    </a:stretch>
                  </pic:blipFill>
                  <pic:spPr bwMode="auto">
                    <a:xfrm>
                      <a:off x="0" y="0"/>
                      <a:ext cx="1914525" cy="1799590"/>
                    </a:xfrm>
                    <a:prstGeom prst="rect">
                      <a:avLst/>
                    </a:prstGeom>
                    <a:noFill/>
                    <a:ln w="9525">
                      <a:noFill/>
                      <a:miter lim="800000"/>
                      <a:headEnd/>
                      <a:tailEnd/>
                    </a:ln>
                  </pic:spPr>
                </pic:pic>
              </a:graphicData>
            </a:graphic>
          </wp:anchor>
        </w:drawing>
      </w:r>
      <w:commentRangeEnd w:id="122"/>
      <w:r w:rsidR="00962466">
        <w:rPr>
          <w:rStyle w:val="ae"/>
        </w:rPr>
        <w:commentReference w:id="122"/>
      </w:r>
      <w:r w:rsidR="007C5775">
        <w:rPr>
          <w:rFonts w:ascii="宋体" w:hAnsi="宋体" w:cs="宋体" w:hint="eastAsia"/>
          <w:sz w:val="24"/>
          <w:shd w:val="clear" w:color="auto" w:fill="FFFFFF"/>
        </w:rPr>
        <w:t xml:space="preserve">    探测器外形见图6：</w:t>
      </w: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center"/>
        <w:rPr>
          <w:rFonts w:ascii="宋体" w:hAnsi="宋体" w:cs="宋体"/>
          <w:bCs/>
          <w:szCs w:val="21"/>
        </w:rPr>
      </w:pPr>
      <w:r>
        <w:rPr>
          <w:rFonts w:ascii="宋体" w:hAnsi="宋体" w:cs="宋体" w:hint="eastAsia"/>
          <w:bCs/>
          <w:sz w:val="24"/>
        </w:rPr>
        <w:t>图6  探测器外形简图</w:t>
      </w:r>
    </w:p>
    <w:p w:rsidR="007C5775" w:rsidRDefault="007C5775">
      <w:pPr>
        <w:numPr>
          <w:ilvl w:val="0"/>
          <w:numId w:val="6"/>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探测器采用</w:t>
      </w:r>
      <w:commentRangeStart w:id="123"/>
      <w:r w:rsidRPr="00B70E6D">
        <w:rPr>
          <w:rFonts w:ascii="宋体" w:hAnsi="宋体" w:cs="宋体" w:hint="eastAsia"/>
          <w:position w:val="-4"/>
          <w:sz w:val="24"/>
          <w:shd w:val="clear" w:color="auto" w:fill="FFFFFF"/>
        </w:rPr>
        <w:object w:dxaOrig="232" w:dyaOrig="2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12.1pt;mso-position-horizontal-relative:page;mso-position-vertical-relative:page" o:ole="">
            <v:imagedata r:id="rId17" o:title=""/>
          </v:shape>
          <o:OLEObject Type="Embed" ProgID="Equation.3" ShapeID="_x0000_i1025" DrawAspect="Content" ObjectID="_1463350013" r:id="rId18">
            <o:FieldCodes>\* MERGEFORMAT</o:FieldCodes>
          </o:OLEObject>
        </w:object>
      </w:r>
      <w:r>
        <w:rPr>
          <w:rFonts w:ascii="宋体" w:hAnsi="宋体" w:cs="宋体" w:hint="eastAsia"/>
          <w:sz w:val="24"/>
          <w:shd w:val="clear" w:color="auto" w:fill="FFFFFF"/>
        </w:rPr>
        <w:t>15V</w:t>
      </w:r>
      <w:commentRangeEnd w:id="123"/>
      <w:r w:rsidR="00742FA1">
        <w:rPr>
          <w:rStyle w:val="ae"/>
        </w:rPr>
        <w:commentReference w:id="123"/>
      </w:r>
      <w:r>
        <w:rPr>
          <w:rFonts w:ascii="宋体" w:hAnsi="宋体" w:cs="宋体" w:hint="eastAsia"/>
          <w:sz w:val="24"/>
          <w:shd w:val="clear" w:color="auto" w:fill="FFFFFF"/>
        </w:rPr>
        <w:t>双电源供电；</w:t>
      </w:r>
    </w:p>
    <w:p w:rsidR="007C5775" w:rsidRDefault="007C5775">
      <w:pPr>
        <w:numPr>
          <w:ilvl w:val="0"/>
          <w:numId w:val="6"/>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传感器外置；</w:t>
      </w:r>
    </w:p>
    <w:p w:rsidR="007C5775" w:rsidRDefault="007C5775">
      <w:pPr>
        <w:spacing w:line="400" w:lineRule="exact"/>
        <w:outlineLvl w:val="2"/>
        <w:rPr>
          <w:rFonts w:ascii="宋体" w:hAnsi="宋体" w:cs="宋体"/>
          <w:b/>
          <w:bCs/>
          <w:sz w:val="24"/>
          <w:shd w:val="clear" w:color="auto" w:fill="FFFFFF"/>
        </w:rPr>
      </w:pPr>
      <w:bookmarkStart w:id="124" w:name="_Toc8272"/>
      <w:bookmarkStart w:id="125" w:name="_Toc28992"/>
      <w:r>
        <w:rPr>
          <w:rFonts w:ascii="宋体" w:hAnsi="宋体" w:cs="宋体" w:hint="eastAsia"/>
          <w:b/>
          <w:bCs/>
          <w:sz w:val="24"/>
          <w:shd w:val="clear" w:color="auto" w:fill="FFFFFF"/>
        </w:rPr>
        <w:t>2.1.1用途目的</w:t>
      </w:r>
      <w:bookmarkEnd w:id="124"/>
      <w:bookmarkEnd w:id="125"/>
    </w:p>
    <w:p w:rsidR="007C5775" w:rsidRDefault="007C5775" w:rsidP="002744DC">
      <w:pPr>
        <w:spacing w:line="400" w:lineRule="exact"/>
        <w:ind w:leftChars="200" w:left="420"/>
        <w:rPr>
          <w:rFonts w:ascii="宋体" w:hAnsi="宋体" w:cs="宋体"/>
          <w:sz w:val="24"/>
          <w:shd w:val="clear" w:color="auto" w:fill="FFFFFF"/>
        </w:rPr>
      </w:pPr>
      <w:r>
        <w:rPr>
          <w:rFonts w:ascii="宋体" w:hAnsi="宋体" w:cs="宋体" w:hint="eastAsia"/>
          <w:sz w:val="24"/>
          <w:shd w:val="clear" w:color="auto" w:fill="FFFFFF"/>
        </w:rPr>
        <w:t>墙体探测器的功能有三种：</w:t>
      </w:r>
    </w:p>
    <w:p w:rsidR="007C5775" w:rsidRDefault="007C5775" w:rsidP="002744DC">
      <w:pPr>
        <w:numPr>
          <w:ilvl w:val="0"/>
          <w:numId w:val="7"/>
        </w:numPr>
        <w:spacing w:line="400" w:lineRule="exact"/>
        <w:ind w:leftChars="200" w:left="420"/>
        <w:rPr>
          <w:rFonts w:ascii="宋体" w:hAnsi="宋体" w:cs="宋体"/>
          <w:sz w:val="24"/>
          <w:shd w:val="clear" w:color="auto" w:fill="FFFFFF"/>
        </w:rPr>
      </w:pPr>
      <w:r>
        <w:rPr>
          <w:rFonts w:ascii="宋体" w:hAnsi="宋体" w:cs="宋体" w:hint="eastAsia"/>
          <w:sz w:val="24"/>
          <w:shd w:val="clear" w:color="auto" w:fill="FFFFFF"/>
        </w:rPr>
        <w:t>探测水管，显示系统能通过蜂鸣器和LED灯的动作情况来判断水管所在的位置</w:t>
      </w:r>
    </w:p>
    <w:p w:rsidR="007C5775" w:rsidRDefault="007C5775" w:rsidP="002744DC">
      <w:pPr>
        <w:numPr>
          <w:ilvl w:val="0"/>
          <w:numId w:val="7"/>
        </w:numPr>
        <w:spacing w:line="400" w:lineRule="exact"/>
        <w:ind w:leftChars="200" w:left="420"/>
        <w:rPr>
          <w:rFonts w:ascii="宋体" w:hAnsi="宋体" w:cs="宋体"/>
          <w:sz w:val="24"/>
          <w:shd w:val="clear" w:color="auto" w:fill="FFFFFF"/>
        </w:rPr>
      </w:pPr>
      <w:r>
        <w:rPr>
          <w:rFonts w:ascii="宋体" w:hAnsi="宋体" w:cs="宋体" w:hint="eastAsia"/>
          <w:sz w:val="24"/>
          <w:shd w:val="clear" w:color="auto" w:fill="FFFFFF"/>
        </w:rPr>
        <w:t>探测埋在墙里交流电线并报警；</w:t>
      </w:r>
    </w:p>
    <w:p w:rsidR="007C5775" w:rsidRDefault="007C5775" w:rsidP="002744DC">
      <w:pPr>
        <w:numPr>
          <w:ilvl w:val="0"/>
          <w:numId w:val="7"/>
        </w:numPr>
        <w:spacing w:line="400" w:lineRule="exact"/>
        <w:ind w:leftChars="200" w:left="420"/>
        <w:rPr>
          <w:rFonts w:ascii="宋体" w:hAnsi="宋体" w:cs="宋体"/>
          <w:sz w:val="24"/>
          <w:shd w:val="clear" w:color="auto" w:fill="FFFFFF"/>
        </w:rPr>
      </w:pPr>
      <w:r>
        <w:rPr>
          <w:rFonts w:ascii="宋体" w:hAnsi="宋体" w:cs="宋体" w:hint="eastAsia"/>
          <w:sz w:val="24"/>
          <w:shd w:val="clear" w:color="auto" w:fill="FFFFFF"/>
        </w:rPr>
        <w:t>发现墙内金属，如钢筋支架；</w:t>
      </w:r>
    </w:p>
    <w:p w:rsidR="007C5775" w:rsidRDefault="007C5775">
      <w:pPr>
        <w:spacing w:line="400" w:lineRule="exact"/>
        <w:outlineLvl w:val="2"/>
        <w:rPr>
          <w:rFonts w:ascii="宋体" w:hAnsi="宋体" w:cs="宋体"/>
          <w:b/>
          <w:bCs/>
          <w:sz w:val="24"/>
          <w:shd w:val="clear" w:color="auto" w:fill="FFFFFF"/>
        </w:rPr>
      </w:pPr>
      <w:bookmarkStart w:id="126" w:name="_Toc28074"/>
      <w:bookmarkStart w:id="127" w:name="_Toc19089"/>
      <w:r>
        <w:rPr>
          <w:rFonts w:ascii="宋体" w:hAnsi="宋体" w:cs="宋体" w:hint="eastAsia"/>
          <w:b/>
          <w:bCs/>
          <w:sz w:val="24"/>
          <w:shd w:val="clear" w:color="auto" w:fill="FFFFFF"/>
        </w:rPr>
        <w:t>2.1.2主要应用</w:t>
      </w:r>
      <w:bookmarkEnd w:id="126"/>
      <w:bookmarkEnd w:id="127"/>
    </w:p>
    <w:p w:rsidR="007C5775" w:rsidRDefault="007C5775" w:rsidP="002744DC">
      <w:pPr>
        <w:spacing w:line="400" w:lineRule="exact"/>
        <w:ind w:leftChars="200" w:left="420"/>
        <w:rPr>
          <w:rFonts w:ascii="宋体" w:hAnsi="宋体" w:cs="宋体"/>
          <w:sz w:val="24"/>
          <w:shd w:val="clear" w:color="auto" w:fill="FFFFFF"/>
        </w:rPr>
      </w:pPr>
      <w:r>
        <w:rPr>
          <w:rFonts w:ascii="宋体" w:hAnsi="宋体" w:cs="宋体" w:hint="eastAsia"/>
          <w:sz w:val="24"/>
          <w:shd w:val="clear" w:color="auto" w:fill="FFFFFF"/>
        </w:rPr>
        <w:t>1.检测墙体中PVC管的位置并准确定位；主要应用如下：</w:t>
      </w:r>
    </w:p>
    <w:p w:rsidR="007C5775" w:rsidRDefault="007C5775">
      <w:pPr>
        <w:numPr>
          <w:ilvl w:val="0"/>
          <w:numId w:val="8"/>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准确打孔，避免穿孔漏水延误工期；</w:t>
      </w:r>
    </w:p>
    <w:p w:rsidR="007C5775" w:rsidRDefault="007C5775">
      <w:pPr>
        <w:numPr>
          <w:ilvl w:val="0"/>
          <w:numId w:val="8"/>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lastRenderedPageBreak/>
        <w:t>确定管线走向，为再布管提供依据，避免重复挖槽。</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2.探测交流电线，主要应用如下:</w:t>
      </w:r>
    </w:p>
    <w:p w:rsidR="007C5775" w:rsidRDefault="007C5775">
      <w:pPr>
        <w:numPr>
          <w:ilvl w:val="0"/>
          <w:numId w:val="9"/>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当在墙上打孔或切割时确定电线是否带电；</w:t>
      </w:r>
    </w:p>
    <w:p w:rsidR="007C5775" w:rsidRDefault="007C5775">
      <w:pPr>
        <w:numPr>
          <w:ilvl w:val="0"/>
          <w:numId w:val="9"/>
        </w:numPr>
        <w:tabs>
          <w:tab w:val="left" w:pos="420"/>
        </w:tabs>
        <w:spacing w:line="400" w:lineRule="exact"/>
        <w:ind w:left="0" w:firstLineChars="200" w:firstLine="480"/>
        <w:rPr>
          <w:rFonts w:ascii="宋体" w:hAnsi="宋体" w:cs="宋体"/>
          <w:sz w:val="24"/>
          <w:shd w:val="clear" w:color="auto" w:fill="FFFFFF"/>
        </w:rPr>
      </w:pPr>
      <w:r>
        <w:rPr>
          <w:rFonts w:ascii="宋体" w:hAnsi="宋体" w:cs="宋体" w:hint="eastAsia"/>
          <w:sz w:val="24"/>
          <w:shd w:val="clear" w:color="auto" w:fill="FFFFFF"/>
        </w:rPr>
        <w:t>定位墙体中电线的位置，为</w:t>
      </w:r>
      <w:commentRangeStart w:id="128"/>
      <w:r>
        <w:rPr>
          <w:rFonts w:ascii="宋体" w:hAnsi="宋体" w:cs="宋体" w:hint="eastAsia"/>
          <w:sz w:val="24"/>
          <w:shd w:val="clear" w:color="auto" w:fill="FFFFFF"/>
        </w:rPr>
        <w:t>在</w:t>
      </w:r>
      <w:commentRangeEnd w:id="128"/>
      <w:r w:rsidR="00742FA1">
        <w:rPr>
          <w:rStyle w:val="ae"/>
        </w:rPr>
        <w:commentReference w:id="128"/>
      </w:r>
      <w:r>
        <w:rPr>
          <w:rFonts w:ascii="宋体" w:hAnsi="宋体" w:cs="宋体" w:hint="eastAsia"/>
          <w:sz w:val="24"/>
          <w:shd w:val="clear" w:color="auto" w:fill="FFFFFF"/>
        </w:rPr>
        <w:t>布线提供一个整体布局。</w:t>
      </w:r>
    </w:p>
    <w:p w:rsidR="007C5775" w:rsidRDefault="007C5775" w:rsidP="002744DC">
      <w:pPr>
        <w:numPr>
          <w:ilvl w:val="0"/>
          <w:numId w:val="10"/>
        </w:numPr>
        <w:spacing w:line="400" w:lineRule="exact"/>
        <w:ind w:leftChars="200" w:left="420"/>
        <w:rPr>
          <w:rFonts w:ascii="宋体" w:hAnsi="宋体" w:cs="宋体"/>
          <w:sz w:val="24"/>
          <w:shd w:val="clear" w:color="auto" w:fill="FFFFFF"/>
        </w:rPr>
      </w:pPr>
      <w:r>
        <w:rPr>
          <w:rFonts w:ascii="宋体" w:hAnsi="宋体" w:cs="宋体" w:hint="eastAsia"/>
          <w:sz w:val="24"/>
          <w:shd w:val="clear" w:color="auto" w:fill="FFFFFF"/>
        </w:rPr>
        <w:t>探测墙体中</w:t>
      </w:r>
      <w:commentRangeStart w:id="129"/>
      <w:r>
        <w:rPr>
          <w:rFonts w:ascii="宋体" w:hAnsi="宋体" w:cs="宋体" w:hint="eastAsia"/>
          <w:sz w:val="24"/>
          <w:shd w:val="clear" w:color="auto" w:fill="FFFFFF"/>
        </w:rPr>
        <w:t>钢筋，主要应用</w:t>
      </w:r>
      <w:commentRangeEnd w:id="129"/>
      <w:r w:rsidR="00742FA1">
        <w:rPr>
          <w:rStyle w:val="ae"/>
        </w:rPr>
        <w:commentReference w:id="129"/>
      </w:r>
      <w:r>
        <w:rPr>
          <w:rFonts w:ascii="宋体" w:hAnsi="宋体" w:cs="宋体" w:hint="eastAsia"/>
          <w:sz w:val="24"/>
          <w:shd w:val="clear" w:color="auto" w:fill="FFFFFF"/>
        </w:rPr>
        <w:t>如下：</w:t>
      </w:r>
    </w:p>
    <w:p w:rsidR="007C5775" w:rsidRDefault="007C5775">
      <w:pPr>
        <w:numPr>
          <w:ilvl w:val="0"/>
          <w:numId w:val="11"/>
        </w:numPr>
        <w:tabs>
          <w:tab w:val="left" w:pos="420"/>
        </w:tabs>
        <w:spacing w:line="400" w:lineRule="exact"/>
        <w:ind w:left="0" w:firstLine="420"/>
      </w:pPr>
      <w:r>
        <w:rPr>
          <w:rFonts w:hint="eastAsia"/>
        </w:rPr>
        <w:t>定位钢筋，防止打洞打断承重钢筋，造成不可挽回的裂痕甚至坍塌。</w:t>
      </w:r>
    </w:p>
    <w:p w:rsidR="007C5775" w:rsidRDefault="007C5775">
      <w:pPr>
        <w:tabs>
          <w:tab w:val="center" w:pos="3912"/>
        </w:tabs>
        <w:spacing w:line="400" w:lineRule="exact"/>
        <w:rPr>
          <w:rFonts w:ascii="黑体" w:eastAsia="黑体" w:hAnsi="黑体" w:cs="黑体"/>
          <w:sz w:val="28"/>
          <w:szCs w:val="28"/>
          <w:shd w:val="clear" w:color="auto" w:fill="FFFFFF"/>
        </w:rPr>
      </w:pPr>
    </w:p>
    <w:p w:rsidR="007C5775" w:rsidRDefault="007C5775">
      <w:pPr>
        <w:tabs>
          <w:tab w:val="center" w:pos="3912"/>
        </w:tabs>
        <w:spacing w:line="400" w:lineRule="exact"/>
        <w:outlineLvl w:val="1"/>
        <w:rPr>
          <w:rFonts w:ascii="黑体" w:eastAsia="黑体" w:hAnsi="黑体" w:cs="黑体"/>
          <w:sz w:val="28"/>
          <w:szCs w:val="28"/>
          <w:shd w:val="clear" w:color="auto" w:fill="FFFFFF"/>
        </w:rPr>
      </w:pPr>
      <w:bookmarkStart w:id="130" w:name="_Toc4879"/>
      <w:bookmarkStart w:id="131" w:name="_Toc14607"/>
      <w:r>
        <w:rPr>
          <w:rFonts w:ascii="黑体" w:eastAsia="黑体" w:hAnsi="黑体" w:cs="黑体" w:hint="eastAsia"/>
          <w:sz w:val="28"/>
          <w:szCs w:val="28"/>
          <w:shd w:val="clear" w:color="auto" w:fill="FFFFFF"/>
        </w:rPr>
        <w:t>2.2墙体探测器三个探测模块检测原理</w:t>
      </w:r>
      <w:bookmarkEnd w:id="130"/>
      <w:bookmarkEnd w:id="131"/>
      <w:r>
        <w:rPr>
          <w:rFonts w:ascii="黑体" w:eastAsia="黑体" w:hAnsi="黑体" w:cs="黑体" w:hint="eastAsia"/>
          <w:sz w:val="28"/>
          <w:szCs w:val="28"/>
          <w:shd w:val="clear" w:color="auto" w:fill="FFFFFF"/>
        </w:rPr>
        <w:tab/>
      </w:r>
    </w:p>
    <w:p w:rsidR="007C5775" w:rsidRDefault="007C5775">
      <w:pPr>
        <w:tabs>
          <w:tab w:val="center" w:pos="3912"/>
        </w:tabs>
        <w:spacing w:line="400" w:lineRule="exact"/>
        <w:outlineLvl w:val="2"/>
        <w:rPr>
          <w:rFonts w:ascii="宋体" w:hAnsi="宋体" w:cs="宋体"/>
          <w:b/>
          <w:bCs/>
          <w:sz w:val="24"/>
          <w:shd w:val="clear" w:color="auto" w:fill="FFFFFF"/>
        </w:rPr>
      </w:pPr>
      <w:bookmarkStart w:id="132" w:name="_Toc368"/>
      <w:bookmarkStart w:id="133" w:name="_Toc21942"/>
      <w:r>
        <w:rPr>
          <w:rFonts w:ascii="宋体" w:hAnsi="宋体" w:cs="宋体" w:hint="eastAsia"/>
          <w:b/>
          <w:bCs/>
          <w:sz w:val="24"/>
          <w:shd w:val="clear" w:color="auto" w:fill="FFFFFF"/>
        </w:rPr>
        <w:t>2.2.1 带水水管检测原理</w:t>
      </w:r>
      <w:bookmarkEnd w:id="132"/>
      <w:bookmarkEnd w:id="133"/>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针对墙体中的水管探测，设计了一种无源传感器，并设计了相关数据的处理方法来确定被检测水管的具体位置。根据水的介电常数大于墙体的介电常数，利用覆铜板制作了用于探测水管的电容极板，通过测量墙体中介电常数变化，得到输出信号随被测水管位置变化的规律。</w:t>
      </w:r>
    </w:p>
    <w:p w:rsidR="007C5775" w:rsidRDefault="00B70E6D">
      <w:pPr>
        <w:numPr>
          <w:ilvl w:val="0"/>
          <w:numId w:val="12"/>
        </w:numPr>
        <w:tabs>
          <w:tab w:val="center" w:pos="3912"/>
        </w:tabs>
        <w:spacing w:line="400" w:lineRule="exact"/>
        <w:ind w:firstLineChars="200" w:firstLine="480"/>
        <w:rPr>
          <w:rFonts w:ascii="宋体" w:hAnsi="宋体" w:cs="宋体"/>
          <w:sz w:val="24"/>
          <w:shd w:val="clear" w:color="auto" w:fill="FFFFFF"/>
        </w:rPr>
      </w:pPr>
      <w:r w:rsidRPr="00B70E6D">
        <w:rPr>
          <w:rFonts w:ascii="宋体" w:hAnsi="宋体" w:cs="宋体"/>
          <w:position w:val="-24"/>
          <w:sz w:val="24"/>
          <w:shd w:val="clear" w:color="auto" w:fill="FFFFFF"/>
        </w:rPr>
        <w:pict>
          <v:shape id="_x0000_s1032" type="#_x0000_t75" style="position:absolute;left:0;text-align:left;margin-left:171.35pt;margin-top:134.5pt;width:37.45pt;height:25.35pt;z-index:251682816;mso-position-horizontal-relative:page;mso-position-vertical-relative:page" wrapcoords="21592 -2 0 0 0 21600 21592 21602 8 21602 21600 21600 21600 0 8 -2 21592 -2">
            <v:imagedata r:id="rId19" o:title=""/>
            <w10:wrap anchorx="page" anchory="page"/>
          </v:shape>
          <o:OLEObject Type="Embed" ProgID="Equation.3" ShapeID="_x0000_s1032" DrawAspect="Content" ObjectID="_1463350176" r:id="rId20">
            <o:FieldCodes>\* MERGEFORMAT</o:FieldCodes>
          </o:OLEObject>
        </w:pict>
      </w:r>
      <w:r w:rsidR="007C5775">
        <w:rPr>
          <w:rFonts w:ascii="宋体" w:hAnsi="宋体" w:cs="宋体" w:hint="eastAsia"/>
          <w:sz w:val="24"/>
          <w:shd w:val="clear" w:color="auto" w:fill="FFFFFF"/>
        </w:rPr>
        <w:t>电容式传感器工作原理</w:t>
      </w:r>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 xml:space="preserve">利用平板电容 </w:t>
      </w:r>
      <w:r w:rsidR="00B70E6D" w:rsidRPr="00B70E6D">
        <w:rPr>
          <w:rFonts w:ascii="宋体" w:hAnsi="宋体" w:cs="宋体"/>
          <w:position w:val="-24"/>
          <w:sz w:val="24"/>
          <w:shd w:val="clear" w:color="auto" w:fill="FFFFFF"/>
        </w:rPr>
        <w:pict>
          <v:shape id="_x0000_s1033" type="#_x0000_t75" style="position:absolute;left:0;text-align:left;margin-left:102pt;margin-top:-3pt;width:38pt;height:31pt;z-index:251684864;mso-position-horizontal-relative:text;mso-position-vertical-relative:text">
            <v:imagedata r:id="rId21" o:title=""/>
          </v:shape>
          <o:OLEObject Type="Embed" ProgID="Equation.3" ShapeID="_x0000_s1033" DrawAspect="Content" ObjectID="_1463350177" r:id="rId22">
            <o:FieldCodes>\* MERGEFORMAT</o:FieldCodes>
          </o:OLEObject>
        </w:pict>
      </w:r>
      <w:r>
        <w:rPr>
          <w:rFonts w:ascii="宋体" w:hAnsi="宋体" w:cs="宋体" w:hint="eastAsia"/>
          <w:sz w:val="24"/>
          <w:shd w:val="clear" w:color="auto" w:fill="FFFFFF"/>
        </w:rPr>
        <w:t xml:space="preserve">       的关系,在ε、A、d的三个参数中，保证二个参数不变，其中一个参数改变，从而使电容的容量C发生变化，通过相应的测量电路，将电容的变化量转换成相应的电压量,则可以制作多种电容传感器，如：①改变ε的湿度电容传感器。②改变d的电容式压力传感器。③改变A的电容式位移传感器。本设计采用第③种电容传感器,是一种平铺差动变面积式电容传感器。</w:t>
      </w:r>
    </w:p>
    <w:p w:rsidR="007C5775" w:rsidRDefault="007C5775" w:rsidP="002744DC">
      <w:pPr>
        <w:pStyle w:val="a4"/>
        <w:spacing w:line="320" w:lineRule="atLeast"/>
        <w:ind w:firstLineChars="200" w:firstLine="480"/>
        <w:rPr>
          <w:rFonts w:hAnsi="宋体" w:cs="宋体"/>
          <w:sz w:val="24"/>
          <w:szCs w:val="24"/>
          <w:shd w:val="clear" w:color="auto" w:fill="FFFFFF"/>
        </w:rPr>
      </w:pPr>
      <w:r>
        <w:rPr>
          <w:rFonts w:hAnsi="宋体" w:cs="宋体" w:hint="eastAsia"/>
          <w:sz w:val="24"/>
          <w:szCs w:val="24"/>
          <w:shd w:val="clear" w:color="auto" w:fill="FFFFFF"/>
        </w:rPr>
        <w:t>如下图7是平行板式差动变面积电容传感器的结构原理图。</w:t>
      </w:r>
    </w:p>
    <w:p w:rsidR="007C5775" w:rsidRDefault="00E0132A" w:rsidP="002744DC">
      <w:pPr>
        <w:pStyle w:val="a4"/>
        <w:spacing w:line="320" w:lineRule="atLeast"/>
        <w:ind w:firstLineChars="200" w:firstLine="480"/>
      </w:pPr>
      <w:r>
        <w:rPr>
          <w:rFonts w:hAnsi="宋体" w:cs="宋体" w:hint="eastAsia"/>
          <w:noProof/>
          <w:sz w:val="24"/>
          <w:szCs w:val="24"/>
        </w:rPr>
        <w:drawing>
          <wp:anchor distT="0" distB="0" distL="114300" distR="114300" simplePos="0" relativeHeight="251652096" behindDoc="0" locked="0" layoutInCell="1" allowOverlap="1">
            <wp:simplePos x="0" y="0"/>
            <wp:positionH relativeFrom="column">
              <wp:posOffset>654050</wp:posOffset>
            </wp:positionH>
            <wp:positionV relativeFrom="paragraph">
              <wp:posOffset>40005</wp:posOffset>
            </wp:positionV>
            <wp:extent cx="3749040" cy="1945640"/>
            <wp:effectExtent l="19050" t="0" r="381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3749040" cy="1945640"/>
                    </a:xfrm>
                    <a:prstGeom prst="rect">
                      <a:avLst/>
                    </a:prstGeom>
                    <a:noFill/>
                    <a:ln w="9525">
                      <a:noFill/>
                      <a:miter lim="800000"/>
                      <a:headEnd/>
                      <a:tailEnd/>
                    </a:ln>
                  </pic:spPr>
                </pic:pic>
              </a:graphicData>
            </a:graphic>
          </wp:anchor>
        </w:drawing>
      </w:r>
      <w:r w:rsidR="007C5775">
        <w:rPr>
          <w:rFonts w:hint="eastAsia"/>
        </w:rPr>
        <w:t xml:space="preserve">            (a)</w:t>
      </w:r>
      <w:r w:rsidR="007C5775">
        <w:t xml:space="preserve">   </w:t>
      </w:r>
      <w:r w:rsidR="007C5775">
        <w:rPr>
          <w:rFonts w:hint="eastAsia"/>
        </w:rPr>
        <w:t xml:space="preserve">                           (b)</w:t>
      </w:r>
    </w:p>
    <w:p w:rsidR="007C5775" w:rsidRDefault="007C5775">
      <w:pPr>
        <w:pStyle w:val="a4"/>
        <w:spacing w:line="320" w:lineRule="atLeast"/>
        <w:ind w:firstLine="1620"/>
      </w:pPr>
      <w:r>
        <w:rPr>
          <w:rFonts w:hint="eastAsia"/>
          <w:sz w:val="24"/>
          <w:szCs w:val="24"/>
        </w:rPr>
        <w:t>图7  平行板式差动变面积式电容传感器及特性</w:t>
      </w:r>
      <w:r>
        <w:rPr>
          <w:rFonts w:hint="eastAsia"/>
        </w:rPr>
        <w:t></w:t>
      </w:r>
      <w:r>
        <w:t xml:space="preserve">       </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lastRenderedPageBreak/>
        <w:t>使用两块互相绝缘的固定金属板A、B，可动极板C，C即为设计中的目标水管，极板长为a，宽为b，极板相互距离为d，当可动极板C处在A、B固定极板中间位置时，设x=0</w:t>
      </w:r>
    </w:p>
    <w:p w:rsidR="007C5775" w:rsidRDefault="007C5775">
      <w:pPr>
        <w:pStyle w:val="a4"/>
        <w:spacing w:line="320" w:lineRule="atLeast"/>
      </w:pPr>
      <w:r>
        <w:rPr>
          <w:rFonts w:hint="eastAsia"/>
        </w:rPr>
        <w:t xml:space="preserve">                             </w:t>
      </w:r>
      <w:r w:rsidRPr="00B70E6D">
        <w:rPr>
          <w:position w:val="-24"/>
        </w:rPr>
        <w:object w:dxaOrig="1234" w:dyaOrig="910">
          <v:shape id="_x0000_i1026" type="#_x0000_t75" style="width:61.05pt;height:38.6pt;mso-position-horizontal-relative:page;mso-position-vertical-relative:page" o:ole="">
            <v:imagedata r:id="rId24" o:title=""/>
          </v:shape>
          <o:OLEObject Type="Embed" ProgID="Equation.3" ShapeID="_x0000_i1026" DrawAspect="Content" ObjectID="_1463350014" r:id="rId25"/>
        </w:object>
      </w:r>
      <w:r>
        <w:rPr>
          <w:rFonts w:hint="eastAsia"/>
        </w:rPr>
        <w:t></w:t>
      </w:r>
    </w:p>
    <w:p w:rsidR="007C5775" w:rsidRDefault="007C5775">
      <w:pPr>
        <w:pStyle w:val="a4"/>
        <w:spacing w:line="320" w:lineRule="atLeast"/>
      </w:pPr>
      <w:r>
        <w:rPr>
          <w:rFonts w:hint="eastAsia"/>
        </w:rPr>
        <w:t xml:space="preserve">                             </w:t>
      </w:r>
      <w:r w:rsidRPr="00B70E6D">
        <w:rPr>
          <w:position w:val="-24"/>
        </w:rPr>
        <w:object w:dxaOrig="1234" w:dyaOrig="910">
          <v:shape id="_x0000_i1027" type="#_x0000_t75" style="width:61.05pt;height:44.95pt;mso-position-horizontal-relative:page;mso-position-vertical-relative:page" o:ole="">
            <v:imagedata r:id="rId26" o:title=""/>
          </v:shape>
          <o:OLEObject Type="Embed" ProgID="Equation.3" ShapeID="_x0000_i1027" DrawAspect="Content" ObjectID="_1463350015" r:id="rId27"/>
        </w:object>
      </w:r>
      <w:r w:rsidRPr="00B70E6D">
        <w:rPr>
          <w:position w:val="-10"/>
        </w:rPr>
        <w:object w:dxaOrig="186" w:dyaOrig="351">
          <v:shape id="_x0000_i1028" type="#_x0000_t75" style="width:8.65pt;height:17.3pt;mso-position-horizontal-relative:page;mso-position-vertical-relative:page" o:ole="">
            <v:imagedata r:id="rId28" o:title=""/>
          </v:shape>
          <o:OLEObject Type="Embed" ProgID="Equation.3" ShapeID="_x0000_i1028" DrawAspect="Content" ObjectID="_1463350016" r:id="rId29"/>
        </w:objec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 xml:space="preserve">                     </w:t>
      </w:r>
      <w:r w:rsidRPr="00B70E6D">
        <w:rPr>
          <w:rFonts w:hAnsi="宋体" w:cs="宋体" w:hint="eastAsia"/>
          <w:position w:val="-12"/>
          <w:sz w:val="24"/>
          <w:szCs w:val="24"/>
          <w:shd w:val="clear" w:color="auto" w:fill="FFFFFF"/>
        </w:rPr>
        <w:object w:dxaOrig="1414" w:dyaOrig="364">
          <v:shape id="_x0000_i1029" type="#_x0000_t75" style="width:69.7pt;height:17.85pt;mso-position-horizontal-relative:page;mso-position-vertical-relative:page" o:ole="">
            <v:imagedata r:id="rId30" o:title=""/>
          </v:shape>
          <o:OLEObject Type="Embed" ProgID="Equation.3" ShapeID="_x0000_i1029" DrawAspect="Content" ObjectID="_1463350017" r:id="rId31">
            <o:FieldCodes>\* MERGEFORMAT</o:FieldCodes>
          </o:OLEObject>
        </w:objec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当可动极板C在两块固定极板中移动距离为X时：</w:t>
      </w:r>
    </w:p>
    <w:p w:rsidR="007C5775" w:rsidRDefault="007C5775">
      <w:pPr>
        <w:pStyle w:val="a4"/>
        <w:spacing w:line="320" w:lineRule="atLeast"/>
        <w:jc w:val="center"/>
      </w:pPr>
      <w:r w:rsidRPr="00B70E6D">
        <w:rPr>
          <w:position w:val="-24"/>
        </w:rPr>
        <w:object w:dxaOrig="1881" w:dyaOrig="910">
          <v:shape id="_x0000_i1030" type="#_x0000_t75" style="width:92.75pt;height:44.95pt;mso-position-horizontal-relative:page;mso-position-vertical-relative:page" o:ole="">
            <v:imagedata r:id="rId32" o:title=""/>
          </v:shape>
          <o:OLEObject Type="Embed" ProgID="Equation.3" ShapeID="_x0000_i1030" DrawAspect="Content" ObjectID="_1463350018" r:id="rId33"/>
        </w:object>
      </w:r>
    </w:p>
    <w:p w:rsidR="007C5775" w:rsidRDefault="007C5775">
      <w:pPr>
        <w:pStyle w:val="a4"/>
        <w:spacing w:line="320" w:lineRule="atLeast"/>
        <w:jc w:val="center"/>
      </w:pPr>
      <w:r w:rsidRPr="00B70E6D">
        <w:rPr>
          <w:position w:val="-24"/>
        </w:rPr>
        <w:object w:dxaOrig="1840" w:dyaOrig="910">
          <v:shape id="_x0000_i1031" type="#_x0000_t75" style="width:91pt;height:44.95pt;mso-position-horizontal-relative:page;mso-position-vertical-relative:page" o:ole="">
            <v:imagedata r:id="rId34" o:title=""/>
          </v:shape>
          <o:OLEObject Type="Embed" ProgID="Equation.DSMT4" ShapeID="_x0000_i1031" DrawAspect="Content" ObjectID="_1463350019" r:id="rId35"/>
        </w:object>
      </w:r>
    </w:p>
    <w:p w:rsidR="007C5775" w:rsidRDefault="007C5775">
      <w:pPr>
        <w:pStyle w:val="a4"/>
        <w:spacing w:line="320" w:lineRule="atLeast"/>
        <w:jc w:val="center"/>
      </w:pPr>
      <w:r>
        <w:rPr>
          <w:rFonts w:hint="eastAsia"/>
        </w:rPr>
        <w:t xml:space="preserve">        </w:t>
      </w:r>
      <w:r w:rsidRPr="00B70E6D">
        <w:rPr>
          <w:rFonts w:hint="eastAsia"/>
          <w:position w:val="-24"/>
        </w:rPr>
        <w:object w:dxaOrig="2325" w:dyaOrig="626">
          <v:shape id="_x0000_i1032" type="#_x0000_t75" style="width:114.6pt;height:31.1pt;mso-position-horizontal-relative:page;mso-position-vertical-relative:page" o:ole="">
            <v:imagedata r:id="rId36" o:title=""/>
          </v:shape>
          <o:OLEObject Type="Embed" ProgID="Equation.3" ShapeID="_x0000_i1032" DrawAspect="Content" ObjectID="_1463350020" r:id="rId37">
            <o:FieldCodes>\* MERGEFORMAT</o:FieldCodes>
          </o:OLEObject>
        </w:object>
      </w:r>
      <w:r>
        <w:rPr>
          <w:rFonts w:hint="eastAsia"/>
        </w:rPr>
        <w:t></w:t>
      </w:r>
      <w:r w:rsidRPr="00B70E6D">
        <w:rPr>
          <w:position w:val="-10"/>
        </w:rPr>
        <w:object w:dxaOrig="186" w:dyaOrig="351">
          <v:shape id="_x0000_i1033" type="#_x0000_t75" style="width:8.65pt;height:17.3pt;mso-position-horizontal-relative:page;mso-position-vertical-relative:page" o:ole="">
            <v:imagedata r:id="rId28" o:title=""/>
          </v:shape>
          <o:OLEObject Type="Embed" ProgID="Equation.3" ShapeID="_x0000_i1033" DrawAspect="Content" ObjectID="_1463350021" r:id="rId38"/>
        </w:objec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可见，这种差动变面积式传感器的特点是两电容差值</w:t>
      </w:r>
      <w:r w:rsidRPr="00B70E6D">
        <w:rPr>
          <w:rFonts w:hAnsi="宋体" w:cs="宋体" w:hint="eastAsia"/>
          <w:position w:val="-12"/>
          <w:sz w:val="24"/>
          <w:szCs w:val="24"/>
          <w:shd w:val="clear" w:color="auto" w:fill="FFFFFF"/>
        </w:rPr>
        <w:object w:dxaOrig="1030" w:dyaOrig="364">
          <v:shape id="_x0000_i1034" type="#_x0000_t75" style="width:50.7pt;height:17.85pt;mso-position-horizontal-relative:page;mso-position-vertical-relative:page" o:ole="">
            <v:imagedata r:id="rId39" o:title=""/>
          </v:shape>
          <o:OLEObject Type="Embed" ProgID="Equation.3" ShapeID="_x0000_i1034" DrawAspect="Content" ObjectID="_1463350022" r:id="rId40">
            <o:FieldCodes>\* MERGEFORMAT</o:FieldCodes>
          </o:OLEObject>
        </w:object>
      </w:r>
      <w:r>
        <w:rPr>
          <w:rFonts w:hAnsi="宋体" w:cs="宋体" w:hint="eastAsia"/>
          <w:sz w:val="24"/>
          <w:szCs w:val="24"/>
          <w:shd w:val="clear" w:color="auto" w:fill="FFFFFF"/>
        </w:rPr>
        <w:t>与位移</w:t>
      </w:r>
      <w:r>
        <w:rPr>
          <w:rFonts w:hAnsi="宋体" w:cs="宋体" w:hint="eastAsia"/>
          <w:sz w:val="24"/>
          <w:szCs w:val="24"/>
          <w:shd w:val="clear" w:color="auto" w:fill="FFFFFF"/>
        </w:rPr>
        <w:tab/>
        <w:t>x呈线性关系，k为比例系数。</w:t>
      </w:r>
    </w:p>
    <w:p w:rsidR="007C5775" w:rsidRDefault="007C5775">
      <w:pPr>
        <w:pStyle w:val="a4"/>
        <w:numPr>
          <w:ilvl w:val="0"/>
          <w:numId w:val="13"/>
        </w:numPr>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电容极板设计</w:t>
      </w:r>
    </w:p>
    <w:p w:rsidR="007C5775" w:rsidRDefault="00E0132A">
      <w:pPr>
        <w:pStyle w:val="a4"/>
        <w:spacing w:line="320" w:lineRule="atLeast"/>
        <w:ind w:firstLineChars="200" w:firstLine="480"/>
        <w:rPr>
          <w:rFonts w:hAnsi="宋体" w:cs="宋体"/>
          <w:sz w:val="24"/>
          <w:szCs w:val="24"/>
          <w:shd w:val="clear" w:color="auto" w:fill="FFFFFF"/>
        </w:rPr>
      </w:pPr>
      <w:r>
        <w:rPr>
          <w:rFonts w:hAnsi="宋体" w:cs="宋体" w:hint="eastAsia"/>
          <w:noProof/>
          <w:sz w:val="24"/>
          <w:szCs w:val="24"/>
        </w:rPr>
        <w:drawing>
          <wp:anchor distT="0" distB="0" distL="114300" distR="114300" simplePos="0" relativeHeight="251654144" behindDoc="0" locked="0" layoutInCell="1" allowOverlap="1">
            <wp:simplePos x="0" y="0"/>
            <wp:positionH relativeFrom="column">
              <wp:posOffset>1236345</wp:posOffset>
            </wp:positionH>
            <wp:positionV relativeFrom="paragraph">
              <wp:posOffset>177800</wp:posOffset>
            </wp:positionV>
            <wp:extent cx="2519680" cy="2159000"/>
            <wp:effectExtent l="19050" t="0" r="0" b="0"/>
            <wp:wrapNone/>
            <wp:docPr id="11" name="图片 11" descr="2014-05-14_1045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2014-05-14_104539"/>
                    <pic:cNvPicPr preferRelativeResize="0">
                      <a:picLocks noChangeArrowheads="1"/>
                    </pic:cNvPicPr>
                  </pic:nvPicPr>
                  <pic:blipFill>
                    <a:blip r:embed="rId41"/>
                    <a:srcRect/>
                    <a:stretch>
                      <a:fillRect/>
                    </a:stretch>
                  </pic:blipFill>
                  <pic:spPr bwMode="auto">
                    <a:xfrm>
                      <a:off x="0" y="0"/>
                      <a:ext cx="2519680" cy="2159000"/>
                    </a:xfrm>
                    <a:prstGeom prst="rect">
                      <a:avLst/>
                    </a:prstGeom>
                    <a:noFill/>
                    <a:ln w="9525">
                      <a:noFill/>
                      <a:miter lim="800000"/>
                      <a:headEnd/>
                      <a:tailEnd/>
                    </a:ln>
                  </pic:spPr>
                </pic:pic>
              </a:graphicData>
            </a:graphic>
          </wp:anchor>
        </w:drawing>
      </w:r>
      <w:r w:rsidR="007C5775">
        <w:rPr>
          <w:rFonts w:hAnsi="宋体" w:cs="宋体" w:hint="eastAsia"/>
          <w:sz w:val="24"/>
          <w:szCs w:val="24"/>
          <w:shd w:val="clear" w:color="auto" w:fill="FFFFFF"/>
        </w:rPr>
        <w:t>电容极板探测示意图见图8及各极板的长宽高及其间隔的表格见表1</w:t>
      </w: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图8  电容极板探测示意图</w:t>
      </w:r>
    </w:p>
    <w:p w:rsidR="007C5775" w:rsidRDefault="007C5775">
      <w:pPr>
        <w:pStyle w:val="a4"/>
        <w:spacing w:line="320" w:lineRule="atLeast"/>
        <w:rPr>
          <w:rFonts w:hAnsi="宋体" w:cs="宋体"/>
          <w:sz w:val="24"/>
          <w:szCs w:val="24"/>
          <w:shd w:val="clear" w:color="auto" w:fill="FFFFFF"/>
        </w:rPr>
      </w:pPr>
      <w:r>
        <w:rPr>
          <w:rFonts w:hAnsi="宋体" w:cs="宋体" w:hint="eastAsia"/>
          <w:sz w:val="24"/>
          <w:szCs w:val="24"/>
          <w:shd w:val="clear" w:color="auto" w:fill="FFFFFF"/>
        </w:rPr>
        <w:t xml:space="preserve">表 1  </w:t>
      </w:r>
    </w:p>
    <w:tbl>
      <w:tblPr>
        <w:tblW w:w="0" w:type="auto"/>
        <w:tblBorders>
          <w:top w:val="single" w:sz="12" w:space="0" w:color="auto"/>
          <w:bottom w:val="single" w:sz="12" w:space="0" w:color="auto"/>
        </w:tblBorders>
        <w:tblLayout w:type="fixed"/>
        <w:tblLook w:val="0000"/>
      </w:tblPr>
      <w:tblGrid>
        <w:gridCol w:w="2004"/>
        <w:gridCol w:w="1020"/>
        <w:gridCol w:w="1125"/>
        <w:gridCol w:w="1920"/>
        <w:gridCol w:w="855"/>
        <w:gridCol w:w="1117"/>
      </w:tblGrid>
      <w:tr w:rsidR="007C5775">
        <w:tc>
          <w:tcPr>
            <w:tcW w:w="2004"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lastRenderedPageBreak/>
              <w:t>意义</w:t>
            </w:r>
          </w:p>
        </w:tc>
        <w:tc>
          <w:tcPr>
            <w:tcW w:w="1020"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commentRangeStart w:id="134"/>
            <w:r>
              <w:rPr>
                <w:rFonts w:hAnsi="宋体" w:cs="宋体" w:hint="eastAsia"/>
                <w:sz w:val="24"/>
                <w:szCs w:val="24"/>
                <w:shd w:val="clear" w:color="auto" w:fill="FFFFFF"/>
              </w:rPr>
              <w:t xml:space="preserve">  符号</w:t>
            </w:r>
          </w:p>
        </w:tc>
        <w:tc>
          <w:tcPr>
            <w:tcW w:w="1125" w:type="dxa"/>
            <w:tcBorders>
              <w:right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数值/mm</w:t>
            </w:r>
            <w:commentRangeEnd w:id="134"/>
            <w:r w:rsidR="00742FA1">
              <w:rPr>
                <w:rStyle w:val="ae"/>
                <w:rFonts w:ascii="Times New Roman" w:hAnsi="Times New Roman" w:cs="Times New Roman"/>
              </w:rPr>
              <w:commentReference w:id="134"/>
            </w:r>
          </w:p>
        </w:tc>
        <w:tc>
          <w:tcPr>
            <w:tcW w:w="1920" w:type="dxa"/>
            <w:tcBorders>
              <w:left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 xml:space="preserve">  意义</w:t>
            </w:r>
          </w:p>
        </w:tc>
        <w:tc>
          <w:tcPr>
            <w:tcW w:w="855"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符号</w:t>
            </w:r>
          </w:p>
        </w:tc>
        <w:tc>
          <w:tcPr>
            <w:tcW w:w="1117"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数值/mm</w:t>
            </w:r>
          </w:p>
        </w:tc>
      </w:tr>
      <w:tr w:rsidR="007C5775">
        <w:tc>
          <w:tcPr>
            <w:tcW w:w="2004"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极板1宽度</w:t>
            </w:r>
          </w:p>
        </w:tc>
        <w:tc>
          <w:tcPr>
            <w:tcW w:w="1020"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12"/>
                <w:sz w:val="24"/>
                <w:szCs w:val="24"/>
                <w:shd w:val="clear" w:color="auto" w:fill="FFFFFF"/>
              </w:rPr>
              <w:object w:dxaOrig="309" w:dyaOrig="371">
                <v:shape id="_x0000_i1035" type="#_x0000_t75" style="width:15.55pt;height:15.55pt;mso-position-horizontal-relative:page;mso-position-vertical-relative:page" o:ole="" o:preferrelative="f">
                  <v:imagedata r:id="rId42" o:title=""/>
                  <o:lock v:ext="edit" aspectratio="f"/>
                </v:shape>
                <o:OLEObject Type="Embed" ProgID="Equation.3" ShapeID="_x0000_i1035" DrawAspect="Content" ObjectID="_1463350023" r:id="rId43">
                  <o:FieldCodes>\* MERGEFORMAT</o:FieldCodes>
                </o:OLEObject>
              </w:object>
            </w:r>
          </w:p>
        </w:tc>
        <w:tc>
          <w:tcPr>
            <w:tcW w:w="1125" w:type="dxa"/>
            <w:tcBorders>
              <w:right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36</w:t>
            </w:r>
          </w:p>
        </w:tc>
        <w:tc>
          <w:tcPr>
            <w:tcW w:w="1920" w:type="dxa"/>
            <w:tcBorders>
              <w:left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 xml:space="preserve">  极板长度</w:t>
            </w:r>
          </w:p>
        </w:tc>
        <w:tc>
          <w:tcPr>
            <w:tcW w:w="855"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4"/>
                <w:sz w:val="24"/>
                <w:szCs w:val="24"/>
                <w:shd w:val="clear" w:color="auto" w:fill="FFFFFF"/>
              </w:rPr>
              <w:object w:dxaOrig="231" w:dyaOrig="273">
                <v:shape id="_x0000_i1036" type="#_x0000_t75" style="width:15.55pt;height:15.55pt;mso-position-horizontal-relative:page;mso-position-vertical-relative:page" o:ole="" o:preferrelative="f">
                  <v:imagedata r:id="rId44" o:title=""/>
                  <o:lock v:ext="edit" aspectratio="f"/>
                </v:shape>
                <o:OLEObject Type="Embed" ProgID="Equation.3" ShapeID="_x0000_i1036" DrawAspect="Content" ObjectID="_1463350024" r:id="rId45">
                  <o:FieldCodes>\* MERGEFORMAT</o:FieldCodes>
                </o:OLEObject>
              </w:object>
            </w:r>
          </w:p>
        </w:tc>
        <w:tc>
          <w:tcPr>
            <w:tcW w:w="1117"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56</w:t>
            </w:r>
          </w:p>
        </w:tc>
      </w:tr>
      <w:tr w:rsidR="007C5775">
        <w:tc>
          <w:tcPr>
            <w:tcW w:w="2004"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极板2、3宽度</w:t>
            </w:r>
          </w:p>
        </w:tc>
        <w:tc>
          <w:tcPr>
            <w:tcW w:w="1020"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10"/>
                <w:sz w:val="24"/>
                <w:szCs w:val="24"/>
                <w:shd w:val="clear" w:color="auto" w:fill="FFFFFF"/>
              </w:rPr>
              <w:object w:dxaOrig="291" w:dyaOrig="353">
                <v:shape id="_x0000_i1037" type="#_x0000_t75" style="width:15.55pt;height:15.55pt;mso-position-horizontal-relative:page;mso-position-vertical-relative:page" o:ole="" o:preferrelative="f">
                  <v:imagedata r:id="rId46" o:title=""/>
                  <o:lock v:ext="edit" aspectratio="f"/>
                </v:shape>
                <o:OLEObject Type="Embed" ProgID="Equation.3" ShapeID="_x0000_i1037" DrawAspect="Content" ObjectID="_1463350025" r:id="rId47">
                  <o:FieldCodes>\* MERGEFORMAT</o:FieldCodes>
                </o:OLEObject>
              </w:object>
            </w:r>
          </w:p>
        </w:tc>
        <w:tc>
          <w:tcPr>
            <w:tcW w:w="1125" w:type="dxa"/>
            <w:tcBorders>
              <w:right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12</w:t>
            </w:r>
          </w:p>
        </w:tc>
        <w:tc>
          <w:tcPr>
            <w:tcW w:w="1920" w:type="dxa"/>
            <w:tcBorders>
              <w:left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 xml:space="preserve">  空气介电常数</w:t>
            </w:r>
          </w:p>
        </w:tc>
        <w:tc>
          <w:tcPr>
            <w:tcW w:w="855"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12"/>
                <w:sz w:val="24"/>
                <w:szCs w:val="24"/>
                <w:shd w:val="clear" w:color="auto" w:fill="FFFFFF"/>
              </w:rPr>
              <w:object w:dxaOrig="330" w:dyaOrig="371">
                <v:shape id="_x0000_i1038" type="#_x0000_t75" style="width:15.55pt;height:15.55pt;mso-position-horizontal-relative:page;mso-position-vertical-relative:page" o:ole="" o:preferrelative="f">
                  <v:imagedata r:id="rId48" o:title=""/>
                  <o:lock v:ext="edit" aspectratio="f"/>
                </v:shape>
                <o:OLEObject Type="Embed" ProgID="Equation.3" ShapeID="_x0000_i1038" DrawAspect="Content" ObjectID="_1463350026" r:id="rId49">
                  <o:FieldCodes>\* MERGEFORMAT</o:FieldCodes>
                </o:OLEObject>
              </w:object>
            </w:r>
          </w:p>
        </w:tc>
        <w:tc>
          <w:tcPr>
            <w:tcW w:w="1117" w:type="dxa"/>
            <w:tcBorders>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12"/>
                <w:sz w:val="24"/>
                <w:szCs w:val="24"/>
                <w:shd w:val="clear" w:color="auto" w:fill="FFFFFF"/>
              </w:rPr>
              <w:object w:dxaOrig="268" w:dyaOrig="371">
                <v:shape id="_x0000_i1039" type="#_x0000_t75" style="width:15.55pt;height:15.55pt;mso-position-horizontal-relative:page;mso-position-vertical-relative:page" o:ole="" o:preferrelative="f">
                  <v:imagedata r:id="rId50" o:title=""/>
                  <o:lock v:ext="edit" aspectratio="f"/>
                </v:shape>
                <o:OLEObject Type="Embed" ProgID="Equation.3" ShapeID="_x0000_i1039" DrawAspect="Content" ObjectID="_1463350027" r:id="rId51">
                  <o:FieldCodes>\* MERGEFORMAT</o:FieldCodes>
                </o:OLEObject>
              </w:object>
            </w:r>
          </w:p>
        </w:tc>
      </w:tr>
      <w:tr w:rsidR="007C5775">
        <w:tc>
          <w:tcPr>
            <w:tcW w:w="2004" w:type="dxa"/>
            <w:tcBorders>
              <w:bottom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极板间隙</w:t>
            </w:r>
          </w:p>
        </w:tc>
        <w:tc>
          <w:tcPr>
            <w:tcW w:w="1020" w:type="dxa"/>
            <w:tcBorders>
              <w:bottom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6"/>
                <w:sz w:val="24"/>
                <w:szCs w:val="24"/>
                <w:shd w:val="clear" w:color="auto" w:fill="FFFFFF"/>
              </w:rPr>
              <w:object w:dxaOrig="190" w:dyaOrig="232">
                <v:shape id="_x0000_i1040" type="#_x0000_t75" style="width:15.55pt;height:15.55pt;mso-position-horizontal-relative:page;mso-position-vertical-relative:page" o:ole="" o:preferrelative="f">
                  <v:imagedata r:id="rId52" o:title=""/>
                  <o:lock v:ext="edit" aspectratio="f"/>
                </v:shape>
                <o:OLEObject Type="Embed" ProgID="Equation.3" ShapeID="_x0000_i1040" DrawAspect="Content" ObjectID="_1463350028" r:id="rId53">
                  <o:FieldCodes>\* MERGEFORMAT</o:FieldCodes>
                </o:OLEObject>
              </w:object>
            </w:r>
          </w:p>
        </w:tc>
        <w:tc>
          <w:tcPr>
            <w:tcW w:w="1125" w:type="dxa"/>
            <w:tcBorders>
              <w:bottom w:val="single" w:sz="12" w:space="0" w:color="auto"/>
              <w:right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4</w:t>
            </w:r>
          </w:p>
        </w:tc>
        <w:tc>
          <w:tcPr>
            <w:tcW w:w="1920" w:type="dxa"/>
            <w:tcBorders>
              <w:left w:val="single" w:sz="12" w:space="0" w:color="auto"/>
              <w:bottom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 xml:space="preserve">  水介电常数</w:t>
            </w:r>
          </w:p>
        </w:tc>
        <w:tc>
          <w:tcPr>
            <w:tcW w:w="855" w:type="dxa"/>
            <w:tcBorders>
              <w:bottom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14"/>
                <w:sz w:val="24"/>
                <w:szCs w:val="24"/>
                <w:shd w:val="clear" w:color="auto" w:fill="FFFFFF"/>
              </w:rPr>
              <w:object w:dxaOrig="350" w:dyaOrig="392">
                <v:shape id="_x0000_i1041" type="#_x0000_t75" style="width:15.55pt;height:15.55pt;mso-position-horizontal-relative:page;mso-position-vertical-relative:page" o:ole="" o:preferrelative="f">
                  <v:imagedata r:id="rId54" o:title=""/>
                  <o:lock v:ext="edit" aspectratio="f"/>
                </v:shape>
                <o:OLEObject Type="Embed" ProgID="Equation.3" ShapeID="_x0000_i1041" DrawAspect="Content" ObjectID="_1463350029" r:id="rId55">
                  <o:FieldCodes>\* MERGEFORMAT</o:FieldCodes>
                </o:OLEObject>
              </w:object>
            </w:r>
          </w:p>
        </w:tc>
        <w:tc>
          <w:tcPr>
            <w:tcW w:w="1117" w:type="dxa"/>
            <w:tcBorders>
              <w:bottom w:val="single" w:sz="12" w:space="0" w:color="auto"/>
              <w:tl2br w:val="nil"/>
              <w:tr2bl w:val="nil"/>
            </w:tcBorders>
            <w:vAlign w:val="center"/>
          </w:tcPr>
          <w:p w:rsidR="007C5775" w:rsidRDefault="007C5775">
            <w:pPr>
              <w:pStyle w:val="a4"/>
              <w:spacing w:line="320" w:lineRule="atLeast"/>
              <w:jc w:val="center"/>
              <w:rPr>
                <w:rFonts w:hAnsi="宋体" w:cs="宋体"/>
                <w:sz w:val="24"/>
                <w:szCs w:val="24"/>
                <w:shd w:val="clear" w:color="auto" w:fill="FFFFFF"/>
              </w:rPr>
            </w:pPr>
            <w:r w:rsidRPr="00B70E6D">
              <w:rPr>
                <w:rFonts w:hAnsi="宋体" w:cs="宋体" w:hint="eastAsia"/>
                <w:position w:val="-12"/>
                <w:sz w:val="24"/>
                <w:szCs w:val="24"/>
                <w:shd w:val="clear" w:color="auto" w:fill="FFFFFF"/>
              </w:rPr>
              <w:object w:dxaOrig="511" w:dyaOrig="368">
                <v:shape id="_x0000_i1042" type="#_x0000_t75" style="width:15.55pt;height:15.55pt;mso-position-horizontal-relative:page;mso-position-vertical-relative:page" o:ole="" o:preferrelative="f">
                  <v:imagedata r:id="rId56" o:title=""/>
                  <o:lock v:ext="edit" aspectratio="f"/>
                </v:shape>
                <o:OLEObject Type="Embed" ProgID="Equation.3" ShapeID="_x0000_i1042" DrawAspect="Content" ObjectID="_1463350030" r:id="rId57">
                  <o:FieldCodes>\* MERGEFORMAT</o:FieldCodes>
                </o:OLEObject>
              </w:object>
            </w:r>
          </w:p>
        </w:tc>
      </w:tr>
      <w:tr w:rsidR="007C5775">
        <w:tc>
          <w:tcPr>
            <w:tcW w:w="8041" w:type="dxa"/>
            <w:gridSpan w:val="6"/>
            <w:tcBorders>
              <w:top w:val="single" w:sz="12" w:space="0" w:color="auto"/>
              <w:tl2br w:val="nil"/>
              <w:tr2bl w:val="nil"/>
            </w:tcBorders>
            <w:vAlign w:val="center"/>
          </w:tcPr>
          <w:p w:rsidR="007C5775" w:rsidRDefault="007C5775">
            <w:pPr>
              <w:pStyle w:val="a4"/>
              <w:spacing w:line="320" w:lineRule="atLeast"/>
              <w:rPr>
                <w:rFonts w:hAnsi="宋体" w:cs="宋体"/>
                <w:sz w:val="24"/>
                <w:szCs w:val="24"/>
                <w:shd w:val="clear" w:color="auto" w:fill="FFFFFF"/>
              </w:rPr>
            </w:pPr>
            <w:r w:rsidRPr="00B70E6D">
              <w:rPr>
                <w:rFonts w:hAnsi="宋体" w:cs="宋体" w:hint="eastAsia"/>
                <w:position w:val="-12"/>
                <w:sz w:val="24"/>
                <w:szCs w:val="24"/>
                <w:shd w:val="clear" w:color="auto" w:fill="FFFFFF"/>
              </w:rPr>
              <w:object w:dxaOrig="2242" w:dyaOrig="384">
                <v:shape id="_x0000_i1043" type="#_x0000_t75" style="width:110.6pt;height:15.55pt;mso-position-horizontal-relative:page;mso-position-vertical-relative:page" o:ole="" o:preferrelative="f">
                  <v:imagedata r:id="rId58" o:title=""/>
                  <o:lock v:ext="edit" aspectratio="f"/>
                </v:shape>
                <o:OLEObject Type="Embed" ProgID="Equation.3" ShapeID="_x0000_i1043" DrawAspect="Content" ObjectID="_1463350031" r:id="rId59">
                  <o:FieldCodes>\* MERGEFORMAT</o:FieldCodes>
                </o:OLEObject>
              </w:object>
            </w:r>
          </w:p>
        </w:tc>
      </w:tr>
    </w:tbl>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3覆铜板分布于YZ平面，中间的覆铜板1为电容器的一极，覆铜板2和覆铜板3连在一起，构成电容器的另外一极。采用该传感器，检测半径为r的圆柱形水管。通过扫描水管，会产生两个电容值</w:t>
      </w:r>
      <w:r w:rsidRPr="00B70E6D">
        <w:rPr>
          <w:rFonts w:hAnsi="宋体" w:cs="宋体" w:hint="eastAsia"/>
          <w:position w:val="-12"/>
          <w:sz w:val="24"/>
          <w:szCs w:val="24"/>
          <w:shd w:val="clear" w:color="auto" w:fill="FFFFFF"/>
        </w:rPr>
        <w:object w:dxaOrig="454" w:dyaOrig="371">
          <v:shape id="_x0000_i1044" type="#_x0000_t75" style="width:21.9pt;height:17.85pt;mso-position-horizontal-relative:page;mso-position-vertical-relative:page" o:ole="">
            <v:imagedata r:id="rId60" o:title=""/>
          </v:shape>
          <o:OLEObject Type="Embed" ProgID="Equation.3" ShapeID="_x0000_i1044" DrawAspect="Content" ObjectID="_1463350032" r:id="rId61">
            <o:FieldCodes>\* MERGEFORMAT</o:FieldCodes>
          </o:OLEObject>
        </w:object>
      </w:r>
      <w:r>
        <w:rPr>
          <w:rFonts w:hAnsi="宋体" w:cs="宋体" w:hint="eastAsia"/>
          <w:sz w:val="24"/>
          <w:szCs w:val="24"/>
          <w:shd w:val="clear" w:color="auto" w:fill="FFFFFF"/>
        </w:rPr>
        <w:t>，</w:t>
      </w:r>
      <w:commentRangeStart w:id="135"/>
      <w:r w:rsidRPr="00B70E6D">
        <w:rPr>
          <w:rFonts w:hAnsi="宋体" w:cs="宋体" w:hint="eastAsia"/>
          <w:position w:val="-12"/>
          <w:sz w:val="24"/>
          <w:szCs w:val="24"/>
          <w:shd w:val="clear" w:color="auto" w:fill="FFFFFF"/>
        </w:rPr>
        <w:object w:dxaOrig="433" w:dyaOrig="371">
          <v:shape id="_x0000_i1045" type="#_x0000_t75" style="width:21.3pt;height:17.85pt;mso-position-horizontal-relative:page;mso-position-vertical-relative:page" o:ole="">
            <v:imagedata r:id="rId62" o:title=""/>
          </v:shape>
          <o:OLEObject Type="Embed" ProgID="Equation.3" ShapeID="_x0000_i1045" DrawAspect="Content" ObjectID="_1463350033" r:id="rId63">
            <o:FieldCodes>\* MERGEFORMAT</o:FieldCodes>
          </o:OLEObject>
        </w:object>
      </w:r>
      <w:commentRangeEnd w:id="135"/>
      <w:r w:rsidR="00742FA1">
        <w:rPr>
          <w:rStyle w:val="ae"/>
          <w:rFonts w:ascii="Times New Roman" w:hAnsi="Times New Roman" w:cs="Times New Roman"/>
        </w:rPr>
        <w:commentReference w:id="135"/>
      </w:r>
      <w:r>
        <w:rPr>
          <w:rFonts w:hAnsi="宋体" w:cs="宋体" w:hint="eastAsia"/>
          <w:sz w:val="24"/>
          <w:szCs w:val="24"/>
          <w:shd w:val="clear" w:color="auto" w:fill="FFFFFF"/>
        </w:rPr>
        <w:t>。</w:t>
      </w:r>
    </w:p>
    <w:p w:rsidR="007C5775" w:rsidRDefault="007C5775">
      <w:pPr>
        <w:pStyle w:val="a4"/>
        <w:spacing w:line="320" w:lineRule="atLeast"/>
        <w:outlineLvl w:val="2"/>
        <w:rPr>
          <w:rFonts w:hAnsi="宋体" w:cs="宋体"/>
          <w:b/>
          <w:bCs/>
          <w:sz w:val="24"/>
          <w:szCs w:val="24"/>
          <w:shd w:val="clear" w:color="auto" w:fill="FFFFFF"/>
        </w:rPr>
      </w:pPr>
      <w:bookmarkStart w:id="136" w:name="_Toc17867"/>
      <w:bookmarkStart w:id="137" w:name="_Toc264"/>
      <w:r>
        <w:rPr>
          <w:rFonts w:hAnsi="宋体" w:cs="宋体" w:hint="eastAsia"/>
          <w:b/>
          <w:bCs/>
          <w:sz w:val="24"/>
          <w:szCs w:val="24"/>
          <w:shd w:val="clear" w:color="auto" w:fill="FFFFFF"/>
        </w:rPr>
        <w:t>2.2.2 通电电线检测原理</w:t>
      </w:r>
      <w:bookmarkEnd w:id="136"/>
      <w:bookmarkEnd w:id="137"/>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由电磁感应现象得出，磁场的变化能激发电场，在闭合回路中通过的磁通量发生变化时，就会在回路中感应出电流，可见也一定产生了能够驱动电荷做定向移动的电场。假设磁通量的变化时由磁场变化而引起，那么，这种电场就是由变化的磁场所激发，根据法拉第的电磁感应定律，当穿过闭合回路中的磁通量发生变化时，回路中的感应电动势为：</w:t>
      </w:r>
    </w:p>
    <w:p w:rsidR="007C5775" w:rsidRDefault="00B70E6D">
      <w:pPr>
        <w:tabs>
          <w:tab w:val="center" w:pos="3912"/>
        </w:tabs>
        <w:spacing w:line="400" w:lineRule="exact"/>
        <w:rPr>
          <w:rFonts w:ascii="宋体" w:hAnsi="宋体" w:cs="宋体"/>
          <w:sz w:val="24"/>
          <w:shd w:val="clear" w:color="auto" w:fill="FFFFFF"/>
        </w:rPr>
      </w:pPr>
      <w:r w:rsidRPr="00B70E6D">
        <w:rPr>
          <w:rFonts w:ascii="宋体" w:hAnsi="宋体" w:cs="宋体"/>
          <w:position w:val="-24"/>
          <w:sz w:val="24"/>
          <w:shd w:val="clear" w:color="auto" w:fill="FFFFFF"/>
        </w:rPr>
        <w:pict>
          <v:shape id="_x0000_s1036" type="#_x0000_t75" style="position:absolute;left:0;text-align:left;margin-left:164.6pt;margin-top:2pt;width:54pt;height:31pt;z-index:251658240">
            <v:imagedata r:id="rId64" o:title=""/>
          </v:shape>
          <o:OLEObject Type="Embed" ProgID="Equation.3" ShapeID="_x0000_s1036" DrawAspect="Content" ObjectID="_1463350178" r:id="rId65">
            <o:FieldCodes>\* MERGEFORMAT</o:FieldCodes>
          </o:OLEObject>
        </w:pict>
      </w:r>
    </w:p>
    <w:p w:rsidR="007C5775" w:rsidRDefault="007C5775">
      <w:pPr>
        <w:tabs>
          <w:tab w:val="center" w:pos="3912"/>
        </w:tabs>
        <w:spacing w:line="400" w:lineRule="exact"/>
        <w:rPr>
          <w:rFonts w:ascii="宋体" w:hAnsi="宋体" w:cs="宋体"/>
          <w:b/>
          <w:bCs/>
          <w:sz w:val="24"/>
          <w:shd w:val="clear" w:color="auto" w:fill="FFFFFF"/>
        </w:rPr>
      </w:pPr>
    </w:p>
    <w:p w:rsidR="007C5775" w:rsidRDefault="007C5775">
      <w:pPr>
        <w:pStyle w:val="a4"/>
        <w:spacing w:line="400" w:lineRule="exact"/>
        <w:ind w:firstLineChars="200" w:firstLine="480"/>
        <w:rPr>
          <w:rFonts w:hAnsi="宋体" w:cs="宋体"/>
          <w:b/>
          <w:bCs/>
          <w:sz w:val="24"/>
          <w:szCs w:val="24"/>
          <w:shd w:val="clear" w:color="auto" w:fill="FFFFFF"/>
        </w:rPr>
      </w:pPr>
      <w:r>
        <w:rPr>
          <w:rFonts w:hAnsi="宋体" w:cs="宋体" w:hint="eastAsia"/>
          <w:sz w:val="24"/>
          <w:szCs w:val="24"/>
          <w:shd w:val="clear" w:color="auto" w:fill="FFFFFF"/>
        </w:rPr>
        <w:t>当电线通电后，其周围产生变化的磁场，当该变化的磁场通过铝板时，会感应出一个感应电压，通过对该电压的处理，从而可以控制</w:t>
      </w:r>
      <w:r>
        <w:rPr>
          <w:rFonts w:hAnsi="宋体" w:cs="宋体" w:hint="eastAsia"/>
          <w:sz w:val="24"/>
          <w:szCs w:val="24"/>
        </w:rPr>
        <w:t>信号或蜂鸣器动作，根据它们的动作情况，判定是否有电线通过。</w:t>
      </w:r>
    </w:p>
    <w:p w:rsidR="007C5775" w:rsidRDefault="007C5775">
      <w:pPr>
        <w:outlineLvl w:val="2"/>
        <w:rPr>
          <w:rFonts w:ascii="宋体" w:hAnsi="宋体" w:cs="宋体"/>
          <w:b/>
          <w:bCs/>
          <w:sz w:val="24"/>
        </w:rPr>
      </w:pPr>
      <w:bookmarkStart w:id="138" w:name="_Toc2228"/>
      <w:bookmarkStart w:id="139" w:name="_Toc3627"/>
      <w:r>
        <w:rPr>
          <w:rFonts w:ascii="宋体" w:hAnsi="宋体" w:cs="宋体" w:hint="eastAsia"/>
          <w:b/>
          <w:bCs/>
          <w:sz w:val="24"/>
        </w:rPr>
        <w:t>2.2.3金属检测原理</w:t>
      </w:r>
      <w:bookmarkEnd w:id="138"/>
      <w:bookmarkEnd w:id="139"/>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1）金属探测原理</w:t>
      </w:r>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金属探测器较早，市场上也出现了许多不同用途的成熟的产品，如地下式、手持式金、输送式、下落式、管道式、压力输送式、平板式、真空输送式等金属探测器。</w:t>
      </w:r>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虽然这些生产处的金属探测器的外形、种类、用途、名称各不相同，但是大部分也只是根据以下几种原理制成的：LC谐振检测技术、巨磁电阻传感器检测技术和平衡线圈检测技术。</w:t>
      </w:r>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但是，这几种原理制成的金属探测器多少有点缺点：由巨磁电阻传感器</w:t>
      </w:r>
      <w:r>
        <w:rPr>
          <w:rFonts w:ascii="宋体" w:hAnsi="宋体" w:cs="宋体" w:hint="eastAsia"/>
          <w:sz w:val="24"/>
          <w:shd w:val="clear" w:color="auto" w:fill="FFFFFF"/>
        </w:rPr>
        <w:lastRenderedPageBreak/>
        <w:t>检测技术制作的探测器，技术还不是非常成熟，短时间内不能很好的满足生产和使用的需要。但可以肯定，在不久的将来，经过广大的科研工作者不断的研究和探索，巨磁电阻传感器检测技术在金属探测方面将得到越来越成熟的应用。</w:t>
      </w:r>
    </w:p>
    <w:p w:rsidR="007C5775" w:rsidRDefault="007C5775">
      <w:pPr>
        <w:tabs>
          <w:tab w:val="center" w:pos="3912"/>
        </w:tabs>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平衡线圈检测技术，由于要表现出铁磁性物质通过平衡线圈时磁场会受到影响，需要经过精确的计算才能达到效果，并且需画出由于不同形状、大小和性质的金属物质通过时，信号的幅值和相位变化的实验曲线，步骤麻烦琐碎。因此本文提出了LC谐振电涡流检测技术。</w:t>
      </w:r>
    </w:p>
    <w:p w:rsidR="007C5775" w:rsidRDefault="007C5775">
      <w:pPr>
        <w:numPr>
          <w:ilvl w:val="0"/>
          <w:numId w:val="14"/>
        </w:numPr>
        <w:tabs>
          <w:tab w:val="center" w:pos="3912"/>
        </w:tabs>
        <w:spacing w:line="400" w:lineRule="exact"/>
        <w:ind w:firstLineChars="200" w:firstLine="480"/>
        <w:rPr>
          <w:rFonts w:ascii="宋体" w:hAnsi="宋体" w:cs="宋体"/>
          <w:sz w:val="24"/>
          <w:shd w:val="clear" w:color="auto" w:fill="FFFFFF"/>
        </w:rPr>
      </w:pPr>
      <w:commentRangeStart w:id="140"/>
      <w:r>
        <w:rPr>
          <w:rFonts w:ascii="宋体" w:hAnsi="宋体" w:cs="宋体" w:hint="eastAsia"/>
          <w:sz w:val="24"/>
          <w:shd w:val="clear" w:color="auto" w:fill="FFFFFF"/>
        </w:rPr>
        <w:t>LC谐振与涡流工作原理详解：</w:t>
      </w:r>
    </w:p>
    <w:p w:rsidR="007C5775" w:rsidRDefault="007C5775" w:rsidP="002744DC">
      <w:pPr>
        <w:pStyle w:val="a4"/>
        <w:spacing w:line="320" w:lineRule="atLeast"/>
        <w:ind w:leftChars="200" w:left="420"/>
        <w:rPr>
          <w:sz w:val="24"/>
          <w:szCs w:val="24"/>
        </w:rPr>
      </w:pPr>
      <w:r>
        <w:rPr>
          <w:rFonts w:hint="eastAsia"/>
          <w:sz w:val="24"/>
          <w:szCs w:val="24"/>
        </w:rPr>
        <w:t>（a）LC谐振简图和工作原理</w:t>
      </w:r>
    </w:p>
    <w:p w:rsidR="007C5775" w:rsidRDefault="007C5775">
      <w:pPr>
        <w:pStyle w:val="a4"/>
        <w:spacing w:line="320" w:lineRule="atLeast"/>
        <w:ind w:firstLineChars="200" w:firstLine="480"/>
        <w:rPr>
          <w:rFonts w:hAnsi="宋体" w:cs="宋体"/>
          <w:sz w:val="24"/>
          <w:szCs w:val="24"/>
          <w:shd w:val="clear" w:color="auto" w:fill="FFFFFF"/>
        </w:rPr>
      </w:pPr>
      <w:r>
        <w:rPr>
          <w:rFonts w:hAnsi="宋体" w:cs="宋体" w:hint="eastAsia"/>
          <w:sz w:val="24"/>
          <w:szCs w:val="24"/>
          <w:shd w:val="clear" w:color="auto" w:fill="FFFFFF"/>
        </w:rPr>
        <w:t>LC谐振主要用于高频信号的产生，</w:t>
      </w:r>
      <w:hyperlink r:id="rId66" w:history="1">
        <w:r>
          <w:rPr>
            <w:rFonts w:hAnsi="宋体" w:cs="宋体" w:hint="eastAsia"/>
            <w:sz w:val="24"/>
            <w:szCs w:val="24"/>
            <w:shd w:val="clear" w:color="auto" w:fill="FFFFFF"/>
          </w:rPr>
          <w:t>回路</w:t>
        </w:r>
      </w:hyperlink>
      <w:r>
        <w:rPr>
          <w:rFonts w:hAnsi="宋体" w:cs="宋体" w:hint="eastAsia"/>
          <w:sz w:val="24"/>
          <w:szCs w:val="24"/>
          <w:shd w:val="clear" w:color="auto" w:fill="FFFFFF"/>
        </w:rPr>
        <w:t>组成包含电容器和电感器，在工作过程中会产生自由振荡，这是由工作过程中电场能和磁场能的相互转化导致的。主要有变压器反馈式、电感反馈式、电容反馈式。谐振时，支路电流会很大，但总电流会很小，电容与电感的无功功率互相补偿，是电路呈阻性，用于选择频率。其中周期与频率的计算公式为：</w:t>
      </w:r>
    </w:p>
    <w:commentRangeEnd w:id="140"/>
    <w:p w:rsidR="007C5775" w:rsidRDefault="00742FA1" w:rsidP="002744DC">
      <w:pPr>
        <w:pStyle w:val="a4"/>
        <w:spacing w:line="320" w:lineRule="atLeast"/>
        <w:ind w:leftChars="200" w:left="420"/>
        <w:rPr>
          <w:rFonts w:hAnsi="宋体" w:cs="宋体"/>
          <w:sz w:val="24"/>
          <w:szCs w:val="24"/>
          <w:shd w:val="clear" w:color="auto" w:fill="FFFFFF"/>
        </w:rPr>
      </w:pPr>
      <w:r>
        <w:rPr>
          <w:rStyle w:val="ae"/>
          <w:rFonts w:ascii="Times New Roman" w:hAnsi="Times New Roman" w:cs="Times New Roman"/>
        </w:rPr>
        <w:commentReference w:id="140"/>
      </w:r>
      <w:r w:rsidR="007C5775">
        <w:rPr>
          <w:rFonts w:hAnsi="宋体" w:cs="宋体" w:hint="eastAsia"/>
          <w:sz w:val="24"/>
          <w:szCs w:val="24"/>
          <w:shd w:val="clear" w:color="auto" w:fill="FFFFFF"/>
        </w:rPr>
        <w:t xml:space="preserve">                     </w:t>
      </w:r>
      <w:r w:rsidR="007C5775" w:rsidRPr="00B70E6D">
        <w:rPr>
          <w:rFonts w:hAnsi="宋体" w:cs="宋体" w:hint="eastAsia"/>
          <w:position w:val="-28"/>
          <w:sz w:val="24"/>
          <w:szCs w:val="24"/>
          <w:shd w:val="clear" w:color="auto" w:fill="FFFFFF"/>
        </w:rPr>
        <w:object w:dxaOrig="1110" w:dyaOrig="666">
          <v:shape id="_x0000_i1046" type="#_x0000_t75" style="width:54.7pt;height:25.35pt;mso-position-horizontal-relative:page;mso-position-vertical-relative:page" o:ole="">
            <v:imagedata r:id="rId67" o:title=""/>
          </v:shape>
          <o:OLEObject Type="Embed" ProgID="Equation.3" ShapeID="_x0000_i1046" DrawAspect="Content" ObjectID="_1463350034" r:id="rId68">
            <o:FieldCodes>\* MERGEFORMAT</o:FieldCodes>
          </o:OLEObject>
        </w:object>
      </w:r>
    </w:p>
    <w:p w:rsidR="007C5775" w:rsidRDefault="00E0132A" w:rsidP="002744DC">
      <w:pPr>
        <w:pStyle w:val="a4"/>
        <w:spacing w:line="320" w:lineRule="atLeast"/>
        <w:ind w:leftChars="200" w:left="420"/>
        <w:rPr>
          <w:rFonts w:hAnsi="宋体" w:cs="宋体"/>
          <w:sz w:val="24"/>
          <w:szCs w:val="24"/>
          <w:shd w:val="clear" w:color="auto" w:fill="FFFFFF"/>
        </w:rPr>
      </w:pPr>
      <w:r>
        <w:rPr>
          <w:rFonts w:hAnsi="宋体" w:cs="宋体" w:hint="eastAsia"/>
          <w:noProof/>
          <w:sz w:val="24"/>
          <w:szCs w:val="24"/>
        </w:rPr>
        <w:drawing>
          <wp:anchor distT="0" distB="0" distL="114300" distR="114300" simplePos="0" relativeHeight="251656192" behindDoc="0" locked="0" layoutInCell="1" allowOverlap="1">
            <wp:simplePos x="0" y="0"/>
            <wp:positionH relativeFrom="column">
              <wp:posOffset>1768475</wp:posOffset>
            </wp:positionH>
            <wp:positionV relativeFrom="paragraph">
              <wp:posOffset>372110</wp:posOffset>
            </wp:positionV>
            <wp:extent cx="1799590" cy="1439545"/>
            <wp:effectExtent l="19050" t="0" r="0" b="0"/>
            <wp:wrapNone/>
            <wp:docPr id="13" name="图片 13" descr="2014-05-15_1135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2014-05-15_113541"/>
                    <pic:cNvPicPr preferRelativeResize="0">
                      <a:picLocks noChangeArrowheads="1"/>
                    </pic:cNvPicPr>
                  </pic:nvPicPr>
                  <pic:blipFill>
                    <a:blip r:embed="rId69"/>
                    <a:srcRect/>
                    <a:stretch>
                      <a:fillRect/>
                    </a:stretch>
                  </pic:blipFill>
                  <pic:spPr bwMode="auto">
                    <a:xfrm>
                      <a:off x="0" y="0"/>
                      <a:ext cx="1799590" cy="1439545"/>
                    </a:xfrm>
                    <a:prstGeom prst="rect">
                      <a:avLst/>
                    </a:prstGeom>
                    <a:noFill/>
                    <a:ln w="9525">
                      <a:noFill/>
                      <a:miter lim="800000"/>
                      <a:headEnd/>
                      <a:tailEnd/>
                    </a:ln>
                  </pic:spPr>
                </pic:pic>
              </a:graphicData>
            </a:graphic>
          </wp:anchor>
        </w:drawing>
      </w:r>
      <w:r w:rsidR="007C5775">
        <w:rPr>
          <w:rFonts w:hAnsi="宋体" w:cs="宋体" w:hint="eastAsia"/>
          <w:sz w:val="24"/>
          <w:szCs w:val="24"/>
          <w:shd w:val="clear" w:color="auto" w:fill="FFFFFF"/>
        </w:rPr>
        <w:t xml:space="preserve">                     </w:t>
      </w:r>
      <w:r w:rsidR="007C5775" w:rsidRPr="00B70E6D">
        <w:rPr>
          <w:rFonts w:hAnsi="宋体" w:cs="宋体" w:hint="eastAsia"/>
          <w:position w:val="-28"/>
          <w:sz w:val="24"/>
          <w:szCs w:val="24"/>
          <w:shd w:val="clear" w:color="auto" w:fill="FFFFFF"/>
        </w:rPr>
        <w:object w:dxaOrig="1373" w:dyaOrig="666">
          <v:shape id="_x0000_i1047" type="#_x0000_t75" style="width:67.95pt;height:24.2pt;mso-position-horizontal-relative:page;mso-position-vertical-relative:page" o:ole="">
            <v:imagedata r:id="rId70" o:title=""/>
          </v:shape>
          <o:OLEObject Type="Embed" ProgID="Equation.3" ShapeID="_x0000_i1047" DrawAspect="Content" ObjectID="_1463350035" r:id="rId71">
            <o:FieldCodes>\* MERGEFORMAT</o:FieldCodes>
          </o:OLEObject>
        </w:object>
      </w:r>
    </w:p>
    <w:p w:rsidR="007C5775" w:rsidRDefault="007C5775" w:rsidP="002744DC">
      <w:pPr>
        <w:pStyle w:val="a4"/>
        <w:spacing w:line="320" w:lineRule="atLeast"/>
        <w:ind w:leftChars="200" w:left="420"/>
        <w:rPr>
          <w:rFonts w:hAnsi="宋体" w:cs="宋体"/>
          <w:sz w:val="24"/>
          <w:szCs w:val="24"/>
          <w:shd w:val="clear" w:color="auto" w:fill="FFFFFF"/>
        </w:rPr>
      </w:pPr>
    </w:p>
    <w:p w:rsidR="007C5775" w:rsidRDefault="007C5775" w:rsidP="002744DC">
      <w:pPr>
        <w:pStyle w:val="a4"/>
        <w:spacing w:line="320" w:lineRule="atLeast"/>
        <w:ind w:leftChars="200" w:left="420"/>
        <w:rPr>
          <w:rFonts w:hAnsi="宋体" w:cs="宋体"/>
          <w:sz w:val="24"/>
          <w:szCs w:val="24"/>
          <w:shd w:val="clear" w:color="auto" w:fill="FFFFFF"/>
        </w:rPr>
      </w:pPr>
    </w:p>
    <w:p w:rsidR="007C5775" w:rsidRDefault="007C5775" w:rsidP="002744DC">
      <w:pPr>
        <w:spacing w:line="400" w:lineRule="exact"/>
        <w:ind w:firstLineChars="175" w:firstLine="422"/>
        <w:rPr>
          <w:b/>
          <w:bCs/>
          <w:sz w:val="24"/>
        </w:rPr>
      </w:pPr>
      <w:r>
        <w:rPr>
          <w:rFonts w:hint="eastAsia"/>
          <w:b/>
          <w:bCs/>
          <w:sz w:val="24"/>
        </w:rPr>
        <w:t></w:t>
      </w: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pPr>
        <w:pStyle w:val="a4"/>
        <w:spacing w:line="320" w:lineRule="atLeast"/>
        <w:rPr>
          <w:sz w:val="24"/>
          <w:szCs w:val="24"/>
        </w:rPr>
      </w:pPr>
    </w:p>
    <w:p w:rsidR="007C5775" w:rsidRDefault="007C5775" w:rsidP="002744DC">
      <w:pPr>
        <w:pStyle w:val="a4"/>
        <w:spacing w:line="320" w:lineRule="atLeast"/>
        <w:ind w:leftChars="200" w:left="420"/>
        <w:jc w:val="center"/>
        <w:rPr>
          <w:sz w:val="24"/>
          <w:szCs w:val="24"/>
        </w:rPr>
      </w:pPr>
      <w:r>
        <w:rPr>
          <w:rFonts w:hint="eastAsia"/>
          <w:sz w:val="24"/>
          <w:szCs w:val="24"/>
        </w:rPr>
        <w:t>图9  LC谐振简图</w:t>
      </w:r>
    </w:p>
    <w:p w:rsidR="007C5775" w:rsidRDefault="007C5775">
      <w:pPr>
        <w:pStyle w:val="a4"/>
        <w:spacing w:line="320" w:lineRule="atLeast"/>
        <w:rPr>
          <w:sz w:val="24"/>
          <w:szCs w:val="24"/>
        </w:rPr>
      </w:pPr>
      <w:r>
        <w:rPr>
          <w:rFonts w:hint="eastAsia"/>
          <w:sz w:val="24"/>
          <w:szCs w:val="24"/>
        </w:rPr>
        <w:t xml:space="preserve">    （b）涡流检测工作原理</w:t>
      </w:r>
    </w:p>
    <w:p w:rsidR="007C5775" w:rsidRDefault="00E0132A" w:rsidP="002744DC">
      <w:pPr>
        <w:tabs>
          <w:tab w:val="center" w:pos="3912"/>
        </w:tabs>
        <w:spacing w:line="400" w:lineRule="exact"/>
        <w:ind w:firstLineChars="200" w:firstLine="482"/>
        <w:jc w:val="left"/>
        <w:rPr>
          <w:rFonts w:ascii="宋体" w:hAnsi="宋体" w:cs="宋体"/>
          <w:sz w:val="24"/>
          <w:shd w:val="clear" w:color="auto" w:fill="FFFFFF"/>
        </w:rPr>
      </w:pPr>
      <w:r>
        <w:rPr>
          <w:rFonts w:hint="eastAsia"/>
          <w:b/>
          <w:bCs/>
          <w:noProof/>
          <w:sz w:val="24"/>
        </w:rPr>
        <w:drawing>
          <wp:anchor distT="0" distB="0" distL="114300" distR="114300" simplePos="0" relativeHeight="251657216" behindDoc="0" locked="0" layoutInCell="1" allowOverlap="1">
            <wp:simplePos x="0" y="0"/>
            <wp:positionH relativeFrom="column">
              <wp:posOffset>1508760</wp:posOffset>
            </wp:positionH>
            <wp:positionV relativeFrom="paragraph">
              <wp:posOffset>3175</wp:posOffset>
            </wp:positionV>
            <wp:extent cx="2159635" cy="1799590"/>
            <wp:effectExtent l="19050" t="0" r="0" b="0"/>
            <wp:wrapNone/>
            <wp:docPr id="14" name="图片 14" descr="2014-05-27_111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2014-05-27_111226"/>
                    <pic:cNvPicPr preferRelativeResize="0">
                      <a:picLocks noChangeArrowheads="1"/>
                    </pic:cNvPicPr>
                  </pic:nvPicPr>
                  <pic:blipFill>
                    <a:blip r:embed="rId72"/>
                    <a:srcRect/>
                    <a:stretch>
                      <a:fillRect/>
                    </a:stretch>
                  </pic:blipFill>
                  <pic:spPr bwMode="auto">
                    <a:xfrm>
                      <a:off x="0" y="0"/>
                      <a:ext cx="2159635" cy="1799590"/>
                    </a:xfrm>
                    <a:prstGeom prst="rect">
                      <a:avLst/>
                    </a:prstGeom>
                    <a:noFill/>
                    <a:ln w="9525">
                      <a:noFill/>
                      <a:miter lim="800000"/>
                      <a:headEnd/>
                      <a:tailEnd/>
                    </a:ln>
                  </pic:spPr>
                </pic:pic>
              </a:graphicData>
            </a:graphic>
          </wp:anchor>
        </w:drawing>
      </w:r>
    </w:p>
    <w:p w:rsidR="007C5775" w:rsidRDefault="007C5775">
      <w:pPr>
        <w:tabs>
          <w:tab w:val="center" w:pos="3912"/>
        </w:tabs>
        <w:spacing w:line="400" w:lineRule="exact"/>
        <w:rPr>
          <w:rFonts w:ascii="宋体" w:hAnsi="宋体" w:cs="宋体"/>
          <w:sz w:val="24"/>
          <w:shd w:val="clear" w:color="auto" w:fill="FFFFFF"/>
        </w:rPr>
      </w:pPr>
    </w:p>
    <w:p w:rsidR="007C5775" w:rsidRDefault="007C5775">
      <w:pPr>
        <w:tabs>
          <w:tab w:val="center" w:pos="3912"/>
        </w:tabs>
        <w:spacing w:line="400" w:lineRule="exact"/>
        <w:ind w:firstLineChars="200" w:firstLine="480"/>
        <w:rPr>
          <w:rFonts w:ascii="宋体" w:hAnsi="宋体" w:cs="宋体"/>
          <w:sz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 xml:space="preserve"> </w:t>
      </w:r>
    </w:p>
    <w:p w:rsidR="007C5775" w:rsidRDefault="007C5775">
      <w:pPr>
        <w:pStyle w:val="a4"/>
        <w:spacing w:line="400" w:lineRule="exact"/>
        <w:rPr>
          <w:rFonts w:hAnsi="宋体" w:cs="宋体"/>
          <w:shd w:val="clear" w:color="auto" w:fill="FFFFFF"/>
        </w:rPr>
      </w:pPr>
    </w:p>
    <w:p w:rsidR="007C5775" w:rsidRDefault="007C5775" w:rsidP="002744DC">
      <w:pPr>
        <w:pStyle w:val="a4"/>
        <w:spacing w:line="400" w:lineRule="exact"/>
        <w:ind w:firstLineChars="200" w:firstLine="480"/>
        <w:jc w:val="center"/>
        <w:rPr>
          <w:rFonts w:hAnsi="宋体"/>
          <w:sz w:val="24"/>
        </w:rPr>
      </w:pPr>
      <w:r>
        <w:rPr>
          <w:rFonts w:hAnsi="宋体" w:cs="宋体" w:hint="eastAsia"/>
          <w:sz w:val="24"/>
          <w:szCs w:val="24"/>
          <w:shd w:val="clear" w:color="auto" w:fill="FFFFFF"/>
        </w:rPr>
        <w:t>图10  涡流试验原理示意图</w:t>
      </w:r>
      <w:r>
        <w:rPr>
          <w:rFonts w:hAnsi="宋体" w:hint="eastAsia"/>
          <w:sz w:val="24"/>
          <w:szCs w:val="24"/>
        </w:rPr>
        <w:t xml:space="preserve"> </w:t>
      </w:r>
      <w:r>
        <w:rPr>
          <w:rFonts w:hAnsi="宋体" w:hint="eastAsia"/>
          <w:sz w:val="24"/>
        </w:rPr>
        <w:t xml:space="preserve">   </w:t>
      </w:r>
    </w:p>
    <w:p w:rsidR="007C5775" w:rsidRDefault="007C5775" w:rsidP="002744DC">
      <w:pPr>
        <w:pStyle w:val="a4"/>
        <w:spacing w:line="400" w:lineRule="exact"/>
        <w:ind w:firstLineChars="200" w:firstLine="480"/>
        <w:rPr>
          <w:rFonts w:hAnsi="宋体"/>
          <w:sz w:val="24"/>
        </w:rPr>
      </w:pPr>
      <w:r>
        <w:rPr>
          <w:rFonts w:hAnsi="宋体" w:hint="eastAsia"/>
          <w:sz w:val="24"/>
        </w:rPr>
        <w:t>涡流检测时一种无损检测方法，它是以电磁感应原理为基础的，适用于导电材料。当线圈通有交流电时，如果我们把导体接近这个线圈，由于线圈已经建立了交变磁场，且该交变磁场通过了导体并与之发生了电磁感应作用，因此导体中建立了涡流。由于导体自身各种因素的变化会导致感应电流的变化。利用这个原理从而检测导体性质、状态的方法，叫做涡流检测法。</w:t>
      </w:r>
    </w:p>
    <w:p w:rsidR="007C5775" w:rsidRDefault="007C5775">
      <w:pPr>
        <w:pStyle w:val="a4"/>
        <w:spacing w:line="400" w:lineRule="exact"/>
        <w:rPr>
          <w:rFonts w:hAnsi="宋体" w:cs="宋体"/>
          <w:sz w:val="24"/>
          <w:szCs w:val="24"/>
        </w:rPr>
      </w:pPr>
      <w:r>
        <w:rPr>
          <w:rFonts w:hAnsi="宋体" w:hint="eastAsia"/>
          <w:sz w:val="24"/>
        </w:rPr>
        <w:t>由于涡流产生的交变磁场产生磁力线，其磁力线也会随时间变化，它穿过激磁线圈时又在线圈内感生出交流电。</w:t>
      </w:r>
      <w:r>
        <w:rPr>
          <w:rFonts w:hAnsi="宋体" w:cs="宋体" w:hint="eastAsia"/>
          <w:sz w:val="24"/>
          <w:szCs w:val="24"/>
        </w:rPr>
        <w:t>因为这个电流方向与涡流方向相反，所以就与激磁线圈中原来的电流方向相同了。这就是说线圈中的电流由于涡流的反作用而增加了。假如涡流变化，这个增加的部分(反作用电流)也变化。测定这个电流变化，从而可得到试件的信息。涡流的分布及其电流大小，是由线圈的形状和尺寸，交流频率(试验频率)，导体的电导率、磁导率、形状和尺寸，导体与线圈间的距离，以及导体表面缺陷等因素所决定的。因此，根据检测到的物体中的涡流，就可以取得关于物体材质、缺陷和外形等信息。</w:t>
      </w:r>
    </w:p>
    <w:p w:rsidR="007C5775" w:rsidRDefault="007C5775">
      <w:pPr>
        <w:pStyle w:val="a4"/>
        <w:spacing w:line="400" w:lineRule="exact"/>
        <w:ind w:firstLineChars="200" w:firstLine="480"/>
        <w:rPr>
          <w:rFonts w:hAnsi="宋体" w:cs="宋体"/>
          <w:sz w:val="24"/>
          <w:szCs w:val="24"/>
        </w:rPr>
      </w:pPr>
      <w:r>
        <w:rPr>
          <w:rFonts w:hAnsi="宋体" w:cs="宋体" w:hint="eastAsia"/>
          <w:sz w:val="24"/>
          <w:szCs w:val="24"/>
        </w:rPr>
        <w:t>由LC谐振提供高频振荡，线圈建立交变磁场，该交变磁场通过金属导体，并使之发生涡流反应，则线圈上会有反作用电流的出现，电流的改变进过放大处理，导致信号或蜂鸣器动作，根据它们的动作情况，判定是否有金属物体通过。</w:t>
      </w:r>
    </w:p>
    <w:p w:rsidR="007C5775" w:rsidRDefault="007C5775">
      <w:pPr>
        <w:pStyle w:val="a4"/>
        <w:spacing w:line="400" w:lineRule="exact"/>
        <w:ind w:firstLineChars="200" w:firstLine="480"/>
        <w:rPr>
          <w:rFonts w:hAnsi="宋体" w:cs="宋体"/>
          <w:sz w:val="24"/>
          <w:szCs w:val="24"/>
        </w:rPr>
      </w:pPr>
    </w:p>
    <w:p w:rsidR="007C5775" w:rsidRDefault="007C5775">
      <w:pPr>
        <w:pStyle w:val="a4"/>
        <w:spacing w:line="400" w:lineRule="exact"/>
        <w:jc w:val="center"/>
        <w:rPr>
          <w:rFonts w:ascii="黑体" w:eastAsia="黑体" w:hAnsi="黑体" w:cs="黑体"/>
          <w:sz w:val="30"/>
          <w:szCs w:val="30"/>
          <w:shd w:val="clear" w:color="auto" w:fill="FFFFFF"/>
        </w:rPr>
      </w:pPr>
    </w:p>
    <w:p w:rsidR="007C5775" w:rsidRDefault="007C5775">
      <w:pPr>
        <w:pStyle w:val="a4"/>
        <w:spacing w:line="400" w:lineRule="exact"/>
        <w:jc w:val="center"/>
        <w:rPr>
          <w:rFonts w:ascii="黑体" w:eastAsia="黑体" w:hAnsi="黑体" w:cs="黑体"/>
          <w:sz w:val="30"/>
          <w:szCs w:val="30"/>
          <w:shd w:val="clear" w:color="auto" w:fill="FFFFFF"/>
        </w:rPr>
      </w:pPr>
    </w:p>
    <w:p w:rsidR="007C5775" w:rsidRDefault="007C5775">
      <w:pPr>
        <w:pStyle w:val="a4"/>
        <w:spacing w:line="400" w:lineRule="exact"/>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bookmarkStart w:id="141" w:name="_Toc5310"/>
      <w:bookmarkStart w:id="142" w:name="_Toc16556"/>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p>
    <w:p w:rsidR="007C5775" w:rsidRDefault="007C5775">
      <w:pPr>
        <w:pStyle w:val="a4"/>
        <w:spacing w:line="400" w:lineRule="exact"/>
        <w:jc w:val="center"/>
        <w:outlineLvl w:val="0"/>
        <w:rPr>
          <w:rFonts w:ascii="黑体" w:eastAsia="黑体" w:hAnsi="黑体" w:cs="黑体"/>
          <w:sz w:val="30"/>
          <w:szCs w:val="30"/>
          <w:shd w:val="clear" w:color="auto" w:fill="FFFFFF"/>
        </w:rPr>
      </w:pPr>
      <w:r>
        <w:rPr>
          <w:rFonts w:ascii="黑体" w:eastAsia="黑体" w:hAnsi="黑体" w:cs="黑体" w:hint="eastAsia"/>
          <w:sz w:val="30"/>
          <w:szCs w:val="30"/>
          <w:shd w:val="clear" w:color="auto" w:fill="FFFFFF"/>
        </w:rPr>
        <w:t>3 墙体探测仪硬件电路的设计</w:t>
      </w:r>
      <w:bookmarkEnd w:id="141"/>
      <w:bookmarkEnd w:id="142"/>
    </w:p>
    <w:p w:rsidR="007C5775" w:rsidRDefault="007C5775">
      <w:pPr>
        <w:pStyle w:val="a4"/>
        <w:spacing w:line="320" w:lineRule="atLeast"/>
        <w:outlineLvl w:val="1"/>
        <w:rPr>
          <w:rFonts w:ascii="黑体" w:eastAsia="黑体" w:hAnsi="黑体" w:cs="黑体"/>
          <w:sz w:val="28"/>
          <w:szCs w:val="28"/>
          <w:shd w:val="clear" w:color="auto" w:fill="FFFFFF"/>
        </w:rPr>
      </w:pPr>
      <w:bookmarkStart w:id="143" w:name="_Toc9284"/>
      <w:bookmarkStart w:id="144" w:name="_Toc17889"/>
      <w:r>
        <w:rPr>
          <w:rFonts w:ascii="黑体" w:eastAsia="黑体" w:hAnsi="黑体" w:cs="黑体" w:hint="eastAsia"/>
          <w:sz w:val="28"/>
          <w:szCs w:val="28"/>
          <w:shd w:val="clear" w:color="auto" w:fill="FFFFFF"/>
        </w:rPr>
        <w:t>3.1   探测仪的整体设计</w:t>
      </w:r>
      <w:bookmarkEnd w:id="143"/>
      <w:bookmarkEnd w:id="144"/>
    </w:p>
    <w:p w:rsidR="007C5775" w:rsidRDefault="007C5775">
      <w:pPr>
        <w:pStyle w:val="a4"/>
        <w:spacing w:line="400" w:lineRule="exact"/>
        <w:ind w:firstLineChars="200" w:firstLine="480"/>
        <w:rPr>
          <w:rFonts w:hAnsi="宋体" w:cs="宋体"/>
          <w:sz w:val="24"/>
          <w:szCs w:val="24"/>
          <w:shd w:val="clear" w:color="auto" w:fill="FFFFFF"/>
        </w:rPr>
      </w:pPr>
      <w:r>
        <w:rPr>
          <w:rFonts w:hAnsi="宋体" w:cs="宋体" w:hint="eastAsia"/>
          <w:sz w:val="24"/>
          <w:szCs w:val="24"/>
          <w:shd w:val="clear" w:color="auto" w:fill="FFFFFF"/>
        </w:rPr>
        <w:t>信号处理框图如11所示。将电容极板接入单稳态触发电路中，产生一路占空比随电容大小变化的脉冲信号，其均值与直流参考电平作差分放大，输出电压结果可以反映电容变化的大小。极板电容值变化越大，输出信号的变化越大。输出信号为直流电平，通过A/D 采样获得数据。220V电线用仪金属感应板感应变化的电场，通过接入一个高阻抗放大电路， A/D采样获得信号峰值。差分线圈获得的信号经过放大和滤波电路进行处理，采用A/D 转换获得电压信号进行分析。这里的控制芯片选用STM32，因为它自带的A/D转换电路可以为设计节省一定的时间。</w:t>
      </w:r>
    </w:p>
    <w:p w:rsidR="007C5775" w:rsidRDefault="00E0132A">
      <w:pPr>
        <w:pStyle w:val="a4"/>
        <w:spacing w:line="320" w:lineRule="atLeast"/>
        <w:rPr>
          <w:rFonts w:hAnsi="宋体" w:cs="宋体"/>
          <w:b/>
          <w:bCs/>
          <w:sz w:val="24"/>
          <w:szCs w:val="24"/>
          <w:shd w:val="clear" w:color="auto" w:fill="FFFFFF"/>
        </w:rPr>
      </w:pPr>
      <w:r>
        <w:rPr>
          <w:rFonts w:hAnsi="宋体" w:cs="宋体" w:hint="eastAsia"/>
          <w:b/>
          <w:bCs/>
          <w:noProof/>
          <w:sz w:val="24"/>
          <w:szCs w:val="24"/>
        </w:rPr>
        <w:drawing>
          <wp:anchor distT="0" distB="0" distL="114300" distR="114300" simplePos="0" relativeHeight="251673600" behindDoc="0" locked="0" layoutInCell="1" allowOverlap="1">
            <wp:simplePos x="0" y="0"/>
            <wp:positionH relativeFrom="column">
              <wp:posOffset>245745</wp:posOffset>
            </wp:positionH>
            <wp:positionV relativeFrom="paragraph">
              <wp:posOffset>13335</wp:posOffset>
            </wp:positionV>
            <wp:extent cx="4647565" cy="2571115"/>
            <wp:effectExtent l="19050" t="0" r="635" b="0"/>
            <wp:wrapNone/>
            <wp:docPr id="15" name="图片 15" descr="2014-05-22_195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014-05-22_195113"/>
                    <pic:cNvPicPr>
                      <a:picLocks noChangeAspect="1" noChangeArrowheads="1"/>
                    </pic:cNvPicPr>
                  </pic:nvPicPr>
                  <pic:blipFill>
                    <a:blip r:embed="rId73"/>
                    <a:srcRect/>
                    <a:stretch>
                      <a:fillRect/>
                    </a:stretch>
                  </pic:blipFill>
                  <pic:spPr bwMode="auto">
                    <a:xfrm>
                      <a:off x="0" y="0"/>
                      <a:ext cx="4647565" cy="2571115"/>
                    </a:xfrm>
                    <a:prstGeom prst="rect">
                      <a:avLst/>
                    </a:prstGeom>
                    <a:noFill/>
                    <a:ln w="9525">
                      <a:noFill/>
                      <a:miter lim="800000"/>
                      <a:headEnd/>
                      <a:tailEnd/>
                    </a:ln>
                  </pic:spPr>
                </pic:pic>
              </a:graphicData>
            </a:graphic>
          </wp:anchor>
        </w:drawing>
      </w:r>
    </w:p>
    <w:p w:rsidR="007C5775" w:rsidRDefault="007C5775">
      <w:pPr>
        <w:pStyle w:val="a4"/>
        <w:spacing w:line="320" w:lineRule="atLeast"/>
        <w:ind w:firstLine="510"/>
        <w:rPr>
          <w:rFonts w:hAnsi="宋体" w:cs="宋体"/>
          <w:sz w:val="28"/>
          <w:szCs w:val="28"/>
          <w:shd w:val="clear" w:color="auto" w:fill="FFFFFF"/>
        </w:rPr>
      </w:pPr>
    </w:p>
    <w:p w:rsidR="007C5775" w:rsidRDefault="007C5775">
      <w:pPr>
        <w:pStyle w:val="a4"/>
        <w:spacing w:line="320" w:lineRule="atLeast"/>
        <w:rPr>
          <w:rFonts w:hAnsi="宋体" w:cs="宋体"/>
          <w:sz w:val="28"/>
          <w:szCs w:val="28"/>
          <w:shd w:val="clear" w:color="auto" w:fill="FFFFFF"/>
        </w:rPr>
      </w:pPr>
    </w:p>
    <w:p w:rsidR="007C5775" w:rsidRDefault="007C5775">
      <w:pPr>
        <w:pStyle w:val="a4"/>
        <w:spacing w:line="320" w:lineRule="atLeast"/>
        <w:ind w:firstLine="510"/>
        <w:rPr>
          <w:rFonts w:hAnsi="宋体" w:cs="宋体"/>
          <w:sz w:val="28"/>
          <w:szCs w:val="28"/>
          <w:shd w:val="clear" w:color="auto" w:fill="FFFFFF"/>
        </w:rPr>
      </w:pPr>
    </w:p>
    <w:p w:rsidR="007C5775" w:rsidRDefault="007C5775">
      <w:pPr>
        <w:pStyle w:val="a4"/>
        <w:spacing w:line="320" w:lineRule="atLeast"/>
        <w:ind w:firstLine="510"/>
        <w:rPr>
          <w:rFonts w:hAnsi="宋体" w:cs="宋体"/>
          <w:sz w:val="28"/>
          <w:szCs w:val="28"/>
          <w:shd w:val="clear" w:color="auto" w:fill="FFFFFF"/>
        </w:rPr>
      </w:pPr>
    </w:p>
    <w:p w:rsidR="007C5775" w:rsidRDefault="007C5775">
      <w:pPr>
        <w:pStyle w:val="a4"/>
        <w:spacing w:line="320" w:lineRule="atLeast"/>
        <w:ind w:firstLine="510"/>
        <w:rPr>
          <w:rFonts w:hAnsi="宋体" w:cs="宋体"/>
          <w:sz w:val="28"/>
          <w:szCs w:val="28"/>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ind w:firstLine="510"/>
        <w:jc w:val="center"/>
        <w:rPr>
          <w:rFonts w:hAnsi="宋体" w:cs="宋体"/>
          <w:sz w:val="24"/>
          <w:szCs w:val="24"/>
          <w:shd w:val="clear" w:color="auto" w:fill="FFFFFF"/>
        </w:rPr>
      </w:pPr>
    </w:p>
    <w:p w:rsidR="007C5775" w:rsidRDefault="007C5775">
      <w:pPr>
        <w:pStyle w:val="a4"/>
        <w:spacing w:line="320" w:lineRule="atLeast"/>
        <w:ind w:firstLine="510"/>
        <w:jc w:val="center"/>
        <w:rPr>
          <w:rFonts w:hAnsi="宋体" w:cs="宋体"/>
          <w:sz w:val="28"/>
          <w:szCs w:val="28"/>
          <w:shd w:val="clear" w:color="auto" w:fill="FFFFFF"/>
        </w:rPr>
      </w:pPr>
      <w:r>
        <w:rPr>
          <w:rFonts w:hAnsi="宋体" w:cs="宋体" w:hint="eastAsia"/>
          <w:sz w:val="24"/>
          <w:szCs w:val="24"/>
          <w:shd w:val="clear" w:color="auto" w:fill="FFFFFF"/>
        </w:rPr>
        <w:t>图11  硬件电路图整体设计</w:t>
      </w:r>
    </w:p>
    <w:p w:rsidR="007C5775" w:rsidRDefault="007C5775">
      <w:pPr>
        <w:pStyle w:val="a4"/>
        <w:spacing w:line="320" w:lineRule="atLeast"/>
        <w:rPr>
          <w:rFonts w:ascii="黑体" w:eastAsia="黑体" w:hAnsi="黑体" w:cs="黑体"/>
          <w:sz w:val="28"/>
          <w:szCs w:val="28"/>
          <w:shd w:val="clear" w:color="auto" w:fill="FFFFFF"/>
        </w:rPr>
      </w:pPr>
    </w:p>
    <w:p w:rsidR="007C5775" w:rsidRDefault="007C5775">
      <w:pPr>
        <w:pStyle w:val="a4"/>
        <w:spacing w:line="320" w:lineRule="atLeast"/>
        <w:outlineLvl w:val="1"/>
        <w:rPr>
          <w:rFonts w:ascii="黑体" w:eastAsia="黑体" w:hAnsi="黑体" w:cs="黑体"/>
          <w:sz w:val="28"/>
          <w:szCs w:val="28"/>
          <w:shd w:val="clear" w:color="auto" w:fill="FFFFFF"/>
        </w:rPr>
      </w:pPr>
      <w:bookmarkStart w:id="145" w:name="_Toc1267"/>
      <w:bookmarkStart w:id="146" w:name="_Toc8392"/>
      <w:r>
        <w:rPr>
          <w:rFonts w:ascii="黑体" w:eastAsia="黑体" w:hAnsi="黑体" w:cs="黑体" w:hint="eastAsia"/>
          <w:sz w:val="28"/>
          <w:szCs w:val="28"/>
          <w:shd w:val="clear" w:color="auto" w:fill="FFFFFF"/>
        </w:rPr>
        <w:lastRenderedPageBreak/>
        <w:t>3.2 水管探测模块硬件电路</w:t>
      </w:r>
      <w:bookmarkEnd w:id="145"/>
      <w:bookmarkEnd w:id="146"/>
    </w:p>
    <w:p w:rsidR="007C5775" w:rsidRDefault="007C5775">
      <w:pPr>
        <w:pStyle w:val="a4"/>
        <w:spacing w:line="320" w:lineRule="atLeast"/>
        <w:ind w:firstLineChars="200" w:firstLine="480"/>
        <w:rPr>
          <w:rFonts w:hAnsi="宋体" w:cs="宋体"/>
          <w:sz w:val="24"/>
          <w:szCs w:val="24"/>
          <w:shd w:val="clear" w:color="auto" w:fill="FFFFFF"/>
        </w:rPr>
      </w:pPr>
      <w:r>
        <w:rPr>
          <w:rFonts w:hAnsi="宋体" w:cs="宋体" w:hint="eastAsia"/>
          <w:sz w:val="24"/>
          <w:szCs w:val="24"/>
          <w:shd w:val="clear" w:color="auto" w:fill="FFFFFF"/>
        </w:rPr>
        <w:t>在探测水管模块中，自制了电容式传感器，主要根据水管中水的电解质不同于墙体的电解质，从而测量墙体中介电常数的变化，得到输出信号随被测水管位置变化的规律。</w:t>
      </w:r>
    </w:p>
    <w:p w:rsidR="007C5775" w:rsidRDefault="007C5775">
      <w:pPr>
        <w:pStyle w:val="a4"/>
        <w:spacing w:line="320" w:lineRule="atLeast"/>
        <w:outlineLvl w:val="2"/>
        <w:rPr>
          <w:rFonts w:hAnsi="宋体" w:cs="宋体"/>
          <w:sz w:val="24"/>
          <w:szCs w:val="24"/>
          <w:shd w:val="clear" w:color="auto" w:fill="FFFFFF"/>
        </w:rPr>
      </w:pPr>
      <w:bookmarkStart w:id="147" w:name="_Toc30354"/>
      <w:bookmarkStart w:id="148" w:name="_Toc20078"/>
      <w:r>
        <w:rPr>
          <w:rFonts w:hAnsi="宋体" w:cs="宋体" w:hint="eastAsia"/>
          <w:b/>
          <w:bCs/>
          <w:sz w:val="24"/>
          <w:szCs w:val="24"/>
          <w:shd w:val="clear" w:color="auto" w:fill="FFFFFF"/>
        </w:rPr>
        <w:t>3.2.1电容变换器测量电路原理</w:t>
      </w:r>
      <w:r>
        <w:rPr>
          <w:rFonts w:hAnsi="宋体" w:cs="宋体" w:hint="eastAsia"/>
          <w:sz w:val="24"/>
          <w:szCs w:val="24"/>
          <w:shd w:val="clear" w:color="auto" w:fill="FFFFFF"/>
        </w:rPr>
        <w:t></w:t>
      </w:r>
      <w:bookmarkEnd w:id="147"/>
      <w:bookmarkEnd w:id="148"/>
    </w:p>
    <w:p w:rsidR="007C5775" w:rsidRDefault="007C5775">
      <w:pPr>
        <w:pStyle w:val="a4"/>
        <w:spacing w:line="320" w:lineRule="atLeast"/>
        <w:ind w:firstLine="510"/>
      </w:pPr>
      <w:r>
        <w:rPr>
          <w:rFonts w:hAnsi="宋体" w:cs="宋体" w:hint="eastAsia"/>
          <w:sz w:val="24"/>
          <w:szCs w:val="24"/>
          <w:shd w:val="clear" w:color="auto" w:fill="FFFFFF"/>
        </w:rPr>
        <w:t>要利用电容式传感器电容量的变化检测物理量，必须借助于测量电路，通过测量电路将电容的微小变化转换成与其成正比的电压，电流或频率，以便传输、显示或记录。电容变换器电路如图12所示。</w:t>
      </w:r>
    </w:p>
    <w:p w:rsidR="007C5775" w:rsidRDefault="00E0132A">
      <w:pPr>
        <w:pStyle w:val="a4"/>
        <w:spacing w:line="320" w:lineRule="atLeast"/>
      </w:pPr>
      <w:r>
        <w:rPr>
          <w:noProof/>
          <w:sz w:val="20"/>
        </w:rPr>
        <w:drawing>
          <wp:anchor distT="0" distB="0" distL="114300" distR="114300" simplePos="0" relativeHeight="251653120" behindDoc="0" locked="0" layoutInCell="1" allowOverlap="1">
            <wp:simplePos x="0" y="0"/>
            <wp:positionH relativeFrom="column">
              <wp:posOffset>715645</wp:posOffset>
            </wp:positionH>
            <wp:positionV relativeFrom="paragraph">
              <wp:posOffset>93345</wp:posOffset>
            </wp:positionV>
            <wp:extent cx="3086100" cy="2028825"/>
            <wp:effectExtent l="1905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3086100" cy="2028825"/>
                    </a:xfrm>
                    <a:prstGeom prst="rect">
                      <a:avLst/>
                    </a:prstGeom>
                    <a:noFill/>
                    <a:ln w="9525">
                      <a:noFill/>
                      <a:miter lim="800000"/>
                      <a:headEnd/>
                      <a:tailEnd/>
                    </a:ln>
                  </pic:spPr>
                </pic:pic>
              </a:graphicData>
            </a:graphic>
          </wp:anchor>
        </w:drawing>
      </w:r>
    </w:p>
    <w:p w:rsidR="007C5775" w:rsidRDefault="007C5775">
      <w:pPr>
        <w:pStyle w:val="a4"/>
        <w:spacing w:line="320" w:lineRule="atLeast"/>
      </w:pPr>
    </w:p>
    <w:p w:rsidR="007C5775" w:rsidRDefault="007C5775">
      <w:pPr>
        <w:pStyle w:val="a4"/>
        <w:spacing w:line="320" w:lineRule="atLeast"/>
      </w:pPr>
    </w:p>
    <w:p w:rsidR="007C5775" w:rsidRDefault="007C5775">
      <w:pPr>
        <w:pStyle w:val="a4"/>
        <w:spacing w:line="320" w:lineRule="atLeast"/>
      </w:pPr>
    </w:p>
    <w:p w:rsidR="007C5775" w:rsidRDefault="007C5775">
      <w:pPr>
        <w:pStyle w:val="a4"/>
        <w:spacing w:line="320" w:lineRule="atLeast"/>
      </w:pPr>
    </w:p>
    <w:p w:rsidR="007C5775" w:rsidRDefault="007C5775">
      <w:pPr>
        <w:pStyle w:val="a4"/>
        <w:spacing w:line="320" w:lineRule="atLeast"/>
      </w:pPr>
    </w:p>
    <w:p w:rsidR="007C5775" w:rsidRDefault="007C5775">
      <w:pPr>
        <w:pStyle w:val="a4"/>
        <w:spacing w:line="320" w:lineRule="atLeast"/>
      </w:pPr>
    </w:p>
    <w:p w:rsidR="007C5775" w:rsidRDefault="007C5775">
      <w:pPr>
        <w:pStyle w:val="a4"/>
        <w:spacing w:line="320" w:lineRule="atLeast"/>
        <w:rPr>
          <w:sz w:val="18"/>
          <w:szCs w:val="18"/>
        </w:rPr>
      </w:pPr>
    </w:p>
    <w:p w:rsidR="007C5775" w:rsidRDefault="007C5775">
      <w:pPr>
        <w:pStyle w:val="a4"/>
        <w:spacing w:line="320" w:lineRule="atLeast"/>
        <w:rPr>
          <w:sz w:val="18"/>
          <w:szCs w:val="18"/>
        </w:rPr>
      </w:pPr>
    </w:p>
    <w:p w:rsidR="007C5775" w:rsidRDefault="007C5775">
      <w:pPr>
        <w:pStyle w:val="a4"/>
        <w:spacing w:line="320" w:lineRule="atLeast"/>
        <w:ind w:firstLine="2970"/>
        <w:rPr>
          <w:sz w:val="18"/>
          <w:szCs w:val="18"/>
        </w:rPr>
      </w:pPr>
      <w:r>
        <w:rPr>
          <w:rFonts w:hint="eastAsia"/>
          <w:sz w:val="18"/>
          <w:szCs w:val="18"/>
        </w:rPr>
        <w:br/>
      </w:r>
    </w:p>
    <w:p w:rsidR="007C5775" w:rsidRDefault="007C5775">
      <w:pPr>
        <w:pStyle w:val="a4"/>
        <w:spacing w:line="320" w:lineRule="atLeast"/>
        <w:ind w:firstLine="2970"/>
      </w:pPr>
      <w:r>
        <w:rPr>
          <w:rFonts w:hint="eastAsia"/>
          <w:sz w:val="24"/>
          <w:szCs w:val="24"/>
        </w:rPr>
        <w:t>图12  电容变换器电路</w:t>
      </w:r>
      <w:r>
        <w:rPr>
          <w:rFonts w:hint="eastAsia"/>
        </w:rPr>
        <w:t></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这是一种利用电容充放电原理的脉冲型测量电路，其中E、f为方波激</w:t>
      </w:r>
      <w:commentRangeStart w:id="149"/>
      <w:r>
        <w:rPr>
          <w:rFonts w:hAnsi="宋体" w:cs="宋体" w:hint="eastAsia"/>
          <w:sz w:val="24"/>
          <w:szCs w:val="24"/>
          <w:shd w:val="clear" w:color="auto" w:fill="FFFFFF"/>
        </w:rPr>
        <w:t>励电源的幅值和频率，</w:t>
      </w:r>
      <w:r w:rsidRPr="00B70E6D">
        <w:rPr>
          <w:rFonts w:hAnsi="宋体" w:cs="宋体" w:hint="eastAsia"/>
          <w:position w:val="-10"/>
          <w:sz w:val="24"/>
          <w:szCs w:val="24"/>
          <w:shd w:val="clear" w:color="auto" w:fill="FFFFFF"/>
        </w:rPr>
        <w:object w:dxaOrig="781" w:dyaOrig="340">
          <v:shape id="_x0000_i1048" type="#_x0000_t75" style="width:38.6pt;height:17.3pt;mso-position-horizontal-relative:page;mso-position-vertical-relative:page" o:ole="">
            <v:imagedata r:id="rId75" o:title=""/>
          </v:shape>
          <o:OLEObject Type="Embed" ProgID="Equation.3" ShapeID="_x0000_i1048" DrawAspect="Content" ObjectID="_1463350036" r:id="rId76">
            <o:FieldCodes>\* MERGEFORMAT</o:FieldCodes>
          </o:OLEObject>
        </w:object>
      </w:r>
      <w:r>
        <w:rPr>
          <w:rFonts w:hAnsi="宋体" w:cs="宋体" w:hint="eastAsia"/>
          <w:sz w:val="24"/>
          <w:szCs w:val="24"/>
          <w:shd w:val="clear" w:color="auto" w:fill="FFFFFF"/>
        </w:rPr>
        <w:t>为特性相同的二极管，本设计选用IN4148，A为放大器，</w:t>
      </w:r>
      <w:r w:rsidRPr="00B70E6D">
        <w:rPr>
          <w:rFonts w:hAnsi="宋体" w:cs="宋体" w:hint="eastAsia"/>
          <w:position w:val="-12"/>
          <w:sz w:val="24"/>
          <w:szCs w:val="24"/>
          <w:shd w:val="clear" w:color="auto" w:fill="FFFFFF"/>
        </w:rPr>
        <w:object w:dxaOrig="370" w:dyaOrig="370">
          <v:shape id="_x0000_i1049" type="#_x0000_t75" style="width:18.45pt;height:18.45pt;mso-position-horizontal-relative:page;mso-position-vertical-relative:page" o:ole="">
            <v:imagedata r:id="rId77" o:title=""/>
          </v:shape>
          <o:OLEObject Type="Embed" ProgID="Equation.3" ShapeID="_x0000_i1049" DrawAspect="Content" ObjectID="_1463350037" r:id="rId78">
            <o:FieldCodes>\* MERGEFORMAT</o:FieldCodes>
          </o:OLEObject>
        </w:object>
      </w:r>
      <w:r>
        <w:rPr>
          <w:rFonts w:hAnsi="宋体" w:cs="宋体" w:hint="eastAsia"/>
          <w:sz w:val="24"/>
          <w:szCs w:val="24"/>
          <w:shd w:val="clear" w:color="auto" w:fill="FFFFFF"/>
        </w:rPr>
        <w:t>、</w:t>
      </w:r>
      <w:r w:rsidRPr="00B70E6D">
        <w:rPr>
          <w:rFonts w:hAnsi="宋体" w:cs="宋体" w:hint="eastAsia"/>
          <w:position w:val="-12"/>
          <w:sz w:val="24"/>
          <w:szCs w:val="24"/>
          <w:shd w:val="clear" w:color="auto" w:fill="FFFFFF"/>
        </w:rPr>
        <w:object w:dxaOrig="390" w:dyaOrig="369">
          <v:shape id="_x0000_i1050" type="#_x0000_t75" style="width:19pt;height:18.45pt;mso-position-horizontal-relative:page;mso-position-vertical-relative:page" o:ole="">
            <v:imagedata r:id="rId79" o:title=""/>
          </v:shape>
          <o:OLEObject Type="Embed" ProgID="Equation.3" ShapeID="_x0000_i1050" DrawAspect="Content" ObjectID="_1463350038" r:id="rId80">
            <o:FieldCodes>\* MERGEFORMAT</o:FieldCodes>
          </o:OLEObject>
        </w:object>
      </w:r>
      <w:r>
        <w:rPr>
          <w:rFonts w:hAnsi="宋体" w:cs="宋体" w:hint="eastAsia"/>
          <w:sz w:val="24"/>
          <w:szCs w:val="24"/>
          <w:shd w:val="clear" w:color="auto" w:fill="FFFFFF"/>
        </w:rPr>
        <w:t>即为差动变面</w:t>
      </w:r>
      <w:commentRangeEnd w:id="149"/>
      <w:r w:rsidR="00742FA1">
        <w:rPr>
          <w:rStyle w:val="ae"/>
          <w:rFonts w:ascii="Times New Roman" w:hAnsi="Times New Roman" w:cs="Times New Roman"/>
        </w:rPr>
        <w:commentReference w:id="149"/>
      </w:r>
      <w:r>
        <w:rPr>
          <w:rFonts w:hAnsi="宋体" w:cs="宋体" w:hint="eastAsia"/>
          <w:sz w:val="24"/>
          <w:szCs w:val="24"/>
          <w:shd w:val="clear" w:color="auto" w:fill="FFFFFF"/>
        </w:rPr>
        <w:t>积式电容传感器的两个差接电容</w:t>
      </w:r>
      <w:r w:rsidRPr="00B70E6D">
        <w:rPr>
          <w:rFonts w:hAnsi="宋体" w:cs="宋体" w:hint="eastAsia"/>
          <w:position w:val="-12"/>
          <w:sz w:val="24"/>
          <w:szCs w:val="24"/>
          <w:shd w:val="clear" w:color="auto" w:fill="FFFFFF"/>
        </w:rPr>
        <w:object w:dxaOrig="451" w:dyaOrig="369">
          <v:shape id="_x0000_i1051" type="#_x0000_t75" style="width:21.9pt;height:18.45pt;mso-position-horizontal-relative:page;mso-position-vertical-relative:page" o:ole="">
            <v:imagedata r:id="rId81" o:title=""/>
          </v:shape>
          <o:OLEObject Type="Embed" ProgID="Equation.3" ShapeID="_x0000_i1051" DrawAspect="Content" ObjectID="_1463350039" r:id="rId82">
            <o:FieldCodes>\* MERGEFORMAT</o:FieldCodes>
          </o:OLEObject>
        </w:object>
      </w:r>
      <w:r>
        <w:rPr>
          <w:rFonts w:hAnsi="宋体" w:cs="宋体" w:hint="eastAsia"/>
          <w:sz w:val="24"/>
          <w:szCs w:val="24"/>
          <w:shd w:val="clear" w:color="auto" w:fill="FFFFFF"/>
        </w:rPr>
        <w:t>,</w:t>
      </w:r>
      <w:r w:rsidRPr="00B70E6D">
        <w:rPr>
          <w:rFonts w:hAnsi="宋体" w:cs="宋体" w:hint="eastAsia"/>
          <w:position w:val="-12"/>
          <w:sz w:val="24"/>
          <w:szCs w:val="24"/>
          <w:shd w:val="clear" w:color="auto" w:fill="FFFFFF"/>
        </w:rPr>
        <w:object w:dxaOrig="430" w:dyaOrig="369">
          <v:shape id="_x0000_i1052" type="#_x0000_t75" style="width:21.3pt;height:18.45pt;mso-position-horizontal-relative:page;mso-position-vertical-relative:page" o:ole="">
            <v:imagedata r:id="rId83" o:title=""/>
          </v:shape>
          <o:OLEObject Type="Embed" ProgID="Equation.3" ShapeID="_x0000_i1052" DrawAspect="Content" ObjectID="_1463350040" r:id="rId84">
            <o:FieldCodes>\* MERGEFORMAT</o:FieldCodes>
          </o:OLEObject>
        </w:object>
      </w:r>
      <w:r>
        <w:rPr>
          <w:rFonts w:hAnsi="宋体" w:cs="宋体" w:hint="eastAsia"/>
          <w:sz w:val="24"/>
          <w:szCs w:val="24"/>
          <w:shd w:val="clear" w:color="auto" w:fill="FFFFFF"/>
        </w:rPr>
        <w:t>,</w:t>
      </w:r>
      <w:r w:rsidRPr="00B70E6D">
        <w:rPr>
          <w:rFonts w:hAnsi="宋体" w:cs="宋体" w:hint="eastAsia"/>
          <w:position w:val="-4"/>
          <w:sz w:val="24"/>
          <w:szCs w:val="24"/>
          <w:shd w:val="clear" w:color="auto" w:fill="FFFFFF"/>
        </w:rPr>
        <w:object w:dxaOrig="361" w:dyaOrig="261">
          <v:shape id="_x0000_i1053" type="#_x0000_t75" style="width:17.85pt;height:12.65pt;mso-position-horizontal-relative:page;mso-position-vertical-relative:page" o:ole="">
            <v:imagedata r:id="rId85" o:title=""/>
          </v:shape>
          <o:OLEObject Type="Embed" ProgID="Equation.3" ShapeID="_x0000_i1053" DrawAspect="Content" ObjectID="_1463350041" r:id="rId86">
            <o:FieldCodes>\* MERGEFORMAT</o:FieldCodes>
          </o:OLEObject>
        </w:object>
      </w:r>
      <w:r>
        <w:rPr>
          <w:rFonts w:hAnsi="宋体" w:cs="宋体" w:hint="eastAsia"/>
          <w:sz w:val="24"/>
          <w:szCs w:val="24"/>
          <w:shd w:val="clear" w:color="auto" w:fill="FFFFFF"/>
        </w:rPr>
        <w:t>为负载电阻。</w:t>
      </w:r>
    </w:p>
    <w:p w:rsidR="007C5775" w:rsidRDefault="007C5775">
      <w:pPr>
        <w:pStyle w:val="a4"/>
        <w:numPr>
          <w:ilvl w:val="0"/>
          <w:numId w:val="15"/>
        </w:numPr>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方波振荡电路设计</w:t>
      </w:r>
    </w:p>
    <w:p w:rsidR="007C5775" w:rsidRDefault="007C5775">
      <w:pPr>
        <w:pStyle w:val="a4"/>
        <w:spacing w:line="400" w:lineRule="exact"/>
        <w:ind w:firstLineChars="200" w:firstLine="480"/>
        <w:rPr>
          <w:rFonts w:hAnsi="宋体" w:cs="宋体"/>
          <w:sz w:val="24"/>
          <w:szCs w:val="24"/>
          <w:shd w:val="clear" w:color="auto" w:fill="FFFFFF"/>
        </w:rPr>
      </w:pPr>
      <w:r>
        <w:rPr>
          <w:rFonts w:hAnsi="宋体" w:cs="宋体" w:hint="eastAsia"/>
          <w:sz w:val="24"/>
          <w:szCs w:val="24"/>
          <w:shd w:val="clear" w:color="auto" w:fill="FFFFFF"/>
        </w:rPr>
        <w:t xml:space="preserve">这里的方波用于控制电容 </w:t>
      </w:r>
      <w:r w:rsidRPr="00B70E6D">
        <w:rPr>
          <w:rFonts w:hAnsi="宋体" w:cs="宋体" w:hint="eastAsia"/>
          <w:position w:val="-12"/>
          <w:sz w:val="24"/>
          <w:szCs w:val="24"/>
          <w:shd w:val="clear" w:color="auto" w:fill="FFFFFF"/>
        </w:rPr>
        <w:object w:dxaOrig="370" w:dyaOrig="370">
          <v:shape id="_x0000_i1054" type="#_x0000_t75" style="width:18.45pt;height:18.45pt;mso-position-horizontal-relative:page;mso-position-vertical-relative:page" o:ole="">
            <v:imagedata r:id="rId77" o:title=""/>
          </v:shape>
          <o:OLEObject Type="Embed" ProgID="Equation.3" ShapeID="_x0000_i1054" DrawAspect="Content" ObjectID="_1463350042" r:id="rId87">
            <o:FieldCodes>\* MERGEFORMAT</o:FieldCodes>
          </o:OLEObject>
        </w:object>
      </w:r>
      <w:r>
        <w:rPr>
          <w:rFonts w:hAnsi="宋体" w:cs="宋体" w:hint="eastAsia"/>
          <w:sz w:val="24"/>
          <w:szCs w:val="24"/>
          <w:shd w:val="clear" w:color="auto" w:fill="FFFFFF"/>
        </w:rPr>
        <w:t xml:space="preserve"> 、</w:t>
      </w:r>
      <w:r w:rsidRPr="00B70E6D">
        <w:rPr>
          <w:rFonts w:hAnsi="宋体" w:cs="宋体" w:hint="eastAsia"/>
          <w:position w:val="-12"/>
          <w:sz w:val="24"/>
          <w:szCs w:val="24"/>
          <w:shd w:val="clear" w:color="auto" w:fill="FFFFFF"/>
        </w:rPr>
        <w:object w:dxaOrig="390" w:dyaOrig="369">
          <v:shape id="_x0000_i1055" type="#_x0000_t75" style="width:19pt;height:18.45pt;mso-position-horizontal-relative:page;mso-position-vertical-relative:page" o:ole="">
            <v:imagedata r:id="rId79" o:title=""/>
          </v:shape>
          <o:OLEObject Type="Embed" ProgID="Equation.3" ShapeID="_x0000_i1055" DrawAspect="Content" ObjectID="_1463350043" r:id="rId88">
            <o:FieldCodes>\* MERGEFORMAT</o:FieldCodes>
          </o:OLEObject>
        </w:object>
      </w:r>
      <w:r>
        <w:rPr>
          <w:rFonts w:hAnsi="宋体" w:cs="宋体" w:hint="eastAsia"/>
          <w:sz w:val="24"/>
          <w:szCs w:val="24"/>
          <w:shd w:val="clear" w:color="auto" w:fill="FFFFFF"/>
        </w:rPr>
        <w:t>的充放电。</w:t>
      </w:r>
    </w:p>
    <w:p w:rsidR="007C5775" w:rsidRDefault="007C5775">
      <w:pPr>
        <w:pStyle w:val="a4"/>
        <w:spacing w:line="400" w:lineRule="exact"/>
        <w:ind w:firstLineChars="200" w:firstLine="480"/>
        <w:rPr>
          <w:rFonts w:hAnsi="宋体" w:cs="宋体"/>
          <w:sz w:val="24"/>
          <w:szCs w:val="24"/>
          <w:shd w:val="clear" w:color="auto" w:fill="FFFFFF"/>
        </w:rPr>
      </w:pPr>
      <w:r>
        <w:rPr>
          <w:rFonts w:hAnsi="宋体" w:cs="宋体" w:hint="eastAsia"/>
          <w:sz w:val="24"/>
          <w:szCs w:val="24"/>
          <w:shd w:val="clear" w:color="auto" w:fill="FFFFFF"/>
        </w:rPr>
        <w:t>产生方波的方法有以下几种：采用555时基电路实现、采用门电路及RC实现、采用单片机定时器实现、采用运算放大器和RC组容电路实现。但是采用门电路及RC组成的振荡电路中，占空比改变的同时，振荡频率也在改变，不符合本设计的要求；采用单片机定时器产生的方波频率不能太高；综上所述，本设计选用NE555P来生成所需的方波，因为555定时器可组成占空比可调的矩形波发生器。其主要特点是占空比与振荡频率之间彼此独立，互不影响、且占空比调节范围很宽。</w:t>
      </w:r>
    </w:p>
    <w:p w:rsidR="007C5775" w:rsidRDefault="007C5775" w:rsidP="002744DC">
      <w:pPr>
        <w:shd w:val="solid" w:color="FFFFFF" w:fill="auto"/>
        <w:autoSpaceDN w:val="0"/>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lastRenderedPageBreak/>
        <w:t>NE555P是一块通用时基电路，电路包含2个二极管、24个晶体管和17个电阻，组成触发比较器、阈值比较器、复位输入、RS触发器、放电和输出等6部分。采用DIP8、SOP8封装形式。其主要特点是：最大工作频率大于500kHz，关闭时间小于2</w:t>
      </w:r>
      <w:r w:rsidRPr="00B70E6D">
        <w:rPr>
          <w:rFonts w:ascii="宋体" w:hAnsi="宋体" w:cs="宋体" w:hint="eastAsia"/>
          <w:position w:val="-6"/>
          <w:sz w:val="24"/>
          <w:shd w:val="clear" w:color="auto" w:fill="FFFFFF"/>
        </w:rPr>
        <w:object w:dxaOrig="282" w:dyaOrig="222">
          <v:shape id="_x0000_i1056" type="#_x0000_t75" style="width:13.8pt;height:10.95pt;mso-position-horizontal-relative:page;mso-position-vertical-relative:page" o:ole="">
            <v:imagedata r:id="rId89" o:title=""/>
          </v:shape>
          <o:OLEObject Type="Embed" ProgID="Equation.3" ShapeID="_x0000_i1056" DrawAspect="Content" ObjectID="_1463350044" r:id="rId90">
            <o:FieldCodes>\* MERGEFORMAT</o:FieldCodes>
          </o:OLEObject>
        </w:object>
      </w:r>
      <w:r>
        <w:rPr>
          <w:rFonts w:ascii="宋体" w:hAnsi="宋体" w:cs="宋体" w:hint="eastAsia"/>
          <w:sz w:val="24"/>
          <w:shd w:val="clear" w:color="auto" w:fill="FFFFFF"/>
        </w:rPr>
        <w:t>。定时可从微秒级至小时级。可工作于振荡方式或单稳态方式。200mA输出电流大可提供或灌入。占空比可调。可同TTL电路相接。</w:t>
      </w:r>
    </w:p>
    <w:p w:rsidR="007C5775" w:rsidRDefault="007C5775" w:rsidP="002744DC">
      <w:pPr>
        <w:shd w:val="solid" w:color="FFFFFF" w:fill="auto"/>
        <w:autoSpaceDN w:val="0"/>
        <w:spacing w:line="400" w:lineRule="exact"/>
        <w:ind w:firstLineChars="200" w:firstLine="482"/>
        <w:rPr>
          <w:rFonts w:ascii="宋体" w:hAnsi="宋体" w:cs="宋体"/>
          <w:b/>
          <w:sz w:val="24"/>
          <w:shd w:val="clear" w:color="auto" w:fill="FFFFFF"/>
        </w:rPr>
      </w:pPr>
    </w:p>
    <w:p w:rsidR="007C5775" w:rsidRDefault="00E0132A">
      <w:pPr>
        <w:shd w:val="solid" w:color="FFFFFF" w:fill="auto"/>
        <w:autoSpaceDN w:val="0"/>
        <w:spacing w:line="400" w:lineRule="exact"/>
        <w:rPr>
          <w:rFonts w:ascii="宋体" w:hAnsi="宋体" w:cs="宋体"/>
          <w:sz w:val="24"/>
          <w:shd w:val="clear" w:color="auto" w:fill="FFFFFF"/>
        </w:rPr>
      </w:pPr>
      <w:r>
        <w:rPr>
          <w:rFonts w:ascii="宋体" w:hAnsi="宋体" w:cs="宋体" w:hint="eastAsia"/>
          <w:b/>
          <w:noProof/>
          <w:sz w:val="24"/>
        </w:rPr>
        <w:drawing>
          <wp:anchor distT="0" distB="0" distL="114300" distR="114300" simplePos="0" relativeHeight="251659264" behindDoc="0" locked="0" layoutInCell="1" allowOverlap="1">
            <wp:simplePos x="0" y="0"/>
            <wp:positionH relativeFrom="column">
              <wp:posOffset>1129030</wp:posOffset>
            </wp:positionH>
            <wp:positionV relativeFrom="paragraph">
              <wp:posOffset>60960</wp:posOffset>
            </wp:positionV>
            <wp:extent cx="3371215" cy="1295400"/>
            <wp:effectExtent l="19050" t="0" r="635" b="0"/>
            <wp:wrapNone/>
            <wp:docPr id="17" name="图片 17" descr="2014-05-16_10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014-05-16_101701"/>
                    <pic:cNvPicPr>
                      <a:picLocks noChangeAspect="1" noChangeArrowheads="1"/>
                    </pic:cNvPicPr>
                  </pic:nvPicPr>
                  <pic:blipFill>
                    <a:blip r:embed="rId91"/>
                    <a:srcRect/>
                    <a:stretch>
                      <a:fillRect/>
                    </a:stretch>
                  </pic:blipFill>
                  <pic:spPr bwMode="auto">
                    <a:xfrm>
                      <a:off x="0" y="0"/>
                      <a:ext cx="3371215" cy="1295400"/>
                    </a:xfrm>
                    <a:prstGeom prst="rect">
                      <a:avLst/>
                    </a:prstGeom>
                    <a:noFill/>
                    <a:ln w="9525">
                      <a:noFill/>
                      <a:miter lim="800000"/>
                      <a:headEnd/>
                      <a:tailEnd/>
                    </a:ln>
                  </pic:spPr>
                </pic:pic>
              </a:graphicData>
            </a:graphic>
          </wp:anchor>
        </w:drawing>
      </w:r>
    </w:p>
    <w:p w:rsidR="007C5775" w:rsidRDefault="007C5775">
      <w:pPr>
        <w:pStyle w:val="a4"/>
        <w:spacing w:line="400" w:lineRule="exact"/>
        <w:ind w:firstLineChars="200" w:firstLine="480"/>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图13  NE555P管脚图</w:t>
      </w:r>
    </w:p>
    <w:p w:rsidR="007C5775" w:rsidRDefault="007C5775">
      <w:pPr>
        <w:pStyle w:val="a4"/>
        <w:spacing w:line="320" w:lineRule="atLeast"/>
        <w:ind w:firstLineChars="200" w:firstLine="480"/>
        <w:rPr>
          <w:rFonts w:hAnsi="宋体" w:cs="宋体"/>
          <w:sz w:val="24"/>
          <w:szCs w:val="24"/>
          <w:shd w:val="clear" w:color="auto" w:fill="FFFFFF"/>
        </w:rPr>
      </w:pPr>
      <w:r>
        <w:rPr>
          <w:rFonts w:hAnsi="宋体" w:cs="宋体" w:hint="eastAsia"/>
          <w:sz w:val="24"/>
          <w:szCs w:val="24"/>
          <w:shd w:val="clear" w:color="auto" w:fill="FFFFFF"/>
        </w:rPr>
        <w:t>方波的产生电路：</w:t>
      </w:r>
    </w:p>
    <w:p w:rsidR="007C5775" w:rsidRDefault="00E0132A">
      <w:pPr>
        <w:pStyle w:val="a4"/>
        <w:spacing w:line="320" w:lineRule="atLeast"/>
        <w:ind w:firstLineChars="200" w:firstLine="480"/>
        <w:rPr>
          <w:rFonts w:hAnsi="宋体" w:cs="宋体"/>
          <w:sz w:val="24"/>
          <w:szCs w:val="24"/>
          <w:shd w:val="clear" w:color="auto" w:fill="FFFFFF"/>
        </w:rPr>
      </w:pPr>
      <w:r>
        <w:rPr>
          <w:rFonts w:hAnsi="宋体" w:cs="宋体" w:hint="eastAsia"/>
          <w:noProof/>
          <w:sz w:val="24"/>
          <w:szCs w:val="24"/>
        </w:rPr>
        <w:drawing>
          <wp:anchor distT="0" distB="0" distL="114300" distR="114300" simplePos="0" relativeHeight="251665408" behindDoc="0" locked="0" layoutInCell="1" allowOverlap="1">
            <wp:simplePos x="0" y="0"/>
            <wp:positionH relativeFrom="column">
              <wp:posOffset>1632585</wp:posOffset>
            </wp:positionH>
            <wp:positionV relativeFrom="paragraph">
              <wp:posOffset>92075</wp:posOffset>
            </wp:positionV>
            <wp:extent cx="2115820" cy="1971040"/>
            <wp:effectExtent l="19050" t="0" r="0" b="0"/>
            <wp:wrapNone/>
            <wp:docPr id="18" name="图片 18" descr="2014-05-19_162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4-05-19_162840"/>
                    <pic:cNvPicPr>
                      <a:picLocks noChangeAspect="1" noChangeArrowheads="1"/>
                    </pic:cNvPicPr>
                  </pic:nvPicPr>
                  <pic:blipFill>
                    <a:blip r:embed="rId92"/>
                    <a:srcRect/>
                    <a:stretch>
                      <a:fillRect/>
                    </a:stretch>
                  </pic:blipFill>
                  <pic:spPr bwMode="auto">
                    <a:xfrm>
                      <a:off x="0" y="0"/>
                      <a:ext cx="2115820" cy="1971040"/>
                    </a:xfrm>
                    <a:prstGeom prst="rect">
                      <a:avLst/>
                    </a:prstGeom>
                    <a:noFill/>
                    <a:ln w="9525">
                      <a:noFill/>
                      <a:miter lim="800000"/>
                      <a:headEnd/>
                      <a:tailEnd/>
                    </a:ln>
                  </pic:spPr>
                </pic:pic>
              </a:graphicData>
            </a:graphic>
          </wp:anchor>
        </w:drawing>
      </w: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图14  方波产生电路</w:t>
      </w:r>
    </w:p>
    <w:p w:rsidR="007C5775" w:rsidRDefault="00E0132A">
      <w:pPr>
        <w:pStyle w:val="a4"/>
        <w:spacing w:line="320" w:lineRule="atLeast"/>
        <w:rPr>
          <w:rFonts w:hAnsi="宋体" w:cs="宋体"/>
          <w:sz w:val="24"/>
          <w:szCs w:val="24"/>
          <w:shd w:val="clear" w:color="auto" w:fill="FFFFFF"/>
        </w:rPr>
      </w:pPr>
      <w:r>
        <w:rPr>
          <w:rFonts w:hAnsi="宋体" w:cs="宋体" w:hint="eastAsia"/>
          <w:noProof/>
          <w:sz w:val="24"/>
          <w:szCs w:val="24"/>
        </w:rPr>
        <w:drawing>
          <wp:anchor distT="0" distB="0" distL="114300" distR="114300" simplePos="0" relativeHeight="251666432" behindDoc="0" locked="0" layoutInCell="1" allowOverlap="1">
            <wp:simplePos x="0" y="0"/>
            <wp:positionH relativeFrom="column">
              <wp:posOffset>1490345</wp:posOffset>
            </wp:positionH>
            <wp:positionV relativeFrom="paragraph">
              <wp:posOffset>285115</wp:posOffset>
            </wp:positionV>
            <wp:extent cx="2594610" cy="2035810"/>
            <wp:effectExtent l="19050" t="0" r="0" b="0"/>
            <wp:wrapNone/>
            <wp:docPr id="19" name="图片 19" descr="2014-05-19_16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05-19_163449"/>
                    <pic:cNvPicPr>
                      <a:picLocks noChangeAspect="1" noChangeArrowheads="1"/>
                    </pic:cNvPicPr>
                  </pic:nvPicPr>
                  <pic:blipFill>
                    <a:blip r:embed="rId93"/>
                    <a:srcRect/>
                    <a:stretch>
                      <a:fillRect/>
                    </a:stretch>
                  </pic:blipFill>
                  <pic:spPr bwMode="auto">
                    <a:xfrm>
                      <a:off x="0" y="0"/>
                      <a:ext cx="2594610" cy="2035810"/>
                    </a:xfrm>
                    <a:prstGeom prst="rect">
                      <a:avLst/>
                    </a:prstGeom>
                    <a:noFill/>
                    <a:ln w="9525">
                      <a:noFill/>
                      <a:miter lim="800000"/>
                      <a:headEnd/>
                      <a:tailEnd/>
                    </a:ln>
                  </pic:spPr>
                </pic:pic>
              </a:graphicData>
            </a:graphic>
          </wp:anchor>
        </w:drawing>
      </w:r>
      <w:r w:rsidR="007C5775">
        <w:rPr>
          <w:rFonts w:hAnsi="宋体" w:cs="宋体" w:hint="eastAsia"/>
          <w:sz w:val="24"/>
          <w:szCs w:val="24"/>
          <w:shd w:val="clear" w:color="auto" w:fill="FFFFFF"/>
        </w:rPr>
        <w:t xml:space="preserve">    对电容 </w:t>
      </w:r>
      <w:r w:rsidR="007C5775" w:rsidRPr="00B70E6D">
        <w:rPr>
          <w:rFonts w:hAnsi="宋体" w:cs="宋体" w:hint="eastAsia"/>
          <w:position w:val="-12"/>
          <w:sz w:val="24"/>
          <w:szCs w:val="24"/>
          <w:shd w:val="clear" w:color="auto" w:fill="FFFFFF"/>
        </w:rPr>
        <w:object w:dxaOrig="370" w:dyaOrig="370">
          <v:shape id="_x0000_i1057" type="#_x0000_t75" style="width:18.45pt;height:18.45pt;mso-position-horizontal-relative:page;mso-position-vertical-relative:page" o:ole="">
            <v:imagedata r:id="rId77" o:title=""/>
          </v:shape>
          <o:OLEObject Type="Embed" ProgID="Equation.3" ShapeID="_x0000_i1057" DrawAspect="Content" ObjectID="_1463350045" r:id="rId94">
            <o:FieldCodes>\* MERGEFORMAT</o:FieldCodes>
          </o:OLEObject>
        </w:object>
      </w:r>
      <w:r w:rsidR="007C5775">
        <w:rPr>
          <w:rFonts w:hAnsi="宋体" w:cs="宋体" w:hint="eastAsia"/>
          <w:sz w:val="24"/>
          <w:szCs w:val="24"/>
          <w:shd w:val="clear" w:color="auto" w:fill="FFFFFF"/>
        </w:rPr>
        <w:t xml:space="preserve"> 、</w:t>
      </w:r>
      <w:r w:rsidR="007C5775" w:rsidRPr="00B70E6D">
        <w:rPr>
          <w:rFonts w:hAnsi="宋体" w:cs="宋体" w:hint="eastAsia"/>
          <w:position w:val="-12"/>
          <w:sz w:val="24"/>
          <w:szCs w:val="24"/>
          <w:shd w:val="clear" w:color="auto" w:fill="FFFFFF"/>
        </w:rPr>
        <w:object w:dxaOrig="390" w:dyaOrig="369">
          <v:shape id="_x0000_i1058" type="#_x0000_t75" style="width:19pt;height:18.45pt;mso-position-horizontal-relative:page;mso-position-vertical-relative:page" o:ole="">
            <v:imagedata r:id="rId79" o:title=""/>
          </v:shape>
          <o:OLEObject Type="Embed" ProgID="Equation.3" ShapeID="_x0000_i1058" DrawAspect="Content" ObjectID="_1463350046" r:id="rId95">
            <o:FieldCodes>\* MERGEFORMAT</o:FieldCodes>
          </o:OLEObject>
        </w:object>
      </w:r>
      <w:r w:rsidR="007C5775">
        <w:rPr>
          <w:rFonts w:hAnsi="宋体" w:cs="宋体" w:hint="eastAsia"/>
          <w:sz w:val="24"/>
          <w:szCs w:val="24"/>
          <w:shd w:val="clear" w:color="auto" w:fill="FFFFFF"/>
        </w:rPr>
        <w:t>的充放电电路具体如下</w:t>
      </w: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ind w:firstLineChars="200" w:firstLine="480"/>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rPr>
          <w:rFonts w:hAnsi="宋体" w:cs="宋体"/>
          <w:sz w:val="24"/>
          <w:szCs w:val="24"/>
          <w:shd w:val="clear" w:color="auto" w:fill="FFFFFF"/>
        </w:rPr>
      </w:pPr>
    </w:p>
    <w:p w:rsidR="007C5775" w:rsidRDefault="007C5775">
      <w:pPr>
        <w:pStyle w:val="a4"/>
        <w:spacing w:line="320" w:lineRule="atLeast"/>
        <w:jc w:val="center"/>
        <w:rPr>
          <w:rFonts w:hAnsi="宋体" w:cs="宋体"/>
          <w:sz w:val="24"/>
          <w:szCs w:val="24"/>
          <w:shd w:val="clear" w:color="auto" w:fill="FFFFFF"/>
        </w:rPr>
      </w:pPr>
      <w:r>
        <w:rPr>
          <w:rFonts w:hAnsi="宋体" w:cs="宋体" w:hint="eastAsia"/>
          <w:sz w:val="24"/>
          <w:szCs w:val="24"/>
          <w:shd w:val="clear" w:color="auto" w:fill="FFFFFF"/>
        </w:rPr>
        <w:t xml:space="preserve"> 图15  充放电电路 </w:t>
      </w:r>
    </w:p>
    <w:p w:rsidR="007C5775" w:rsidRDefault="007C5775">
      <w:pPr>
        <w:pStyle w:val="a4"/>
        <w:spacing w:line="320" w:lineRule="atLeast"/>
        <w:ind w:firstLineChars="200" w:firstLine="480"/>
        <w:rPr>
          <w:rFonts w:hAnsi="宋体" w:cs="宋体"/>
          <w:sz w:val="24"/>
          <w:szCs w:val="24"/>
          <w:shd w:val="clear" w:color="auto" w:fill="FFFFFF"/>
        </w:rPr>
      </w:pPr>
      <w:commentRangeStart w:id="150"/>
      <w:r>
        <w:rPr>
          <w:rFonts w:hAnsi="宋体" w:cs="宋体" w:hint="eastAsia"/>
          <w:sz w:val="24"/>
          <w:szCs w:val="24"/>
          <w:shd w:val="clear" w:color="auto" w:fill="FFFFFF"/>
        </w:rPr>
        <w:t>当电源E处于正半周时，</w:t>
      </w:r>
      <w:r w:rsidRPr="00B70E6D">
        <w:rPr>
          <w:rFonts w:hAnsi="宋体" w:cs="宋体" w:hint="eastAsia"/>
          <w:position w:val="-10"/>
          <w:sz w:val="24"/>
          <w:szCs w:val="24"/>
          <w:shd w:val="clear" w:color="auto" w:fill="FFFFFF"/>
        </w:rPr>
        <w:object w:dxaOrig="301" w:dyaOrig="341">
          <v:shape id="_x0000_i1059" type="#_x0000_t75" style="width:15pt;height:17.3pt;mso-position-horizontal-relative:page;mso-position-vertical-relative:page" o:ole="">
            <v:imagedata r:id="rId96" o:title=""/>
          </v:shape>
          <o:OLEObject Type="Embed" ProgID="Equation.3" ShapeID="_x0000_i1059" DrawAspect="Content" ObjectID="_1463350047" r:id="rId97">
            <o:FieldCodes>\* MERGEFORMAT</o:FieldCodes>
          </o:OLEObject>
        </w:object>
      </w:r>
      <w:r>
        <w:rPr>
          <w:rFonts w:hAnsi="宋体" w:cs="宋体" w:hint="eastAsia"/>
          <w:sz w:val="24"/>
          <w:szCs w:val="24"/>
          <w:shd w:val="clear" w:color="auto" w:fill="FFFFFF"/>
        </w:rPr>
        <w:t>导通，</w:t>
      </w:r>
      <w:r w:rsidRPr="00B70E6D">
        <w:rPr>
          <w:rFonts w:hAnsi="宋体" w:cs="宋体" w:hint="eastAsia"/>
          <w:position w:val="-10"/>
          <w:sz w:val="24"/>
          <w:szCs w:val="24"/>
          <w:shd w:val="clear" w:color="auto" w:fill="FFFFFF"/>
        </w:rPr>
        <w:object w:dxaOrig="321" w:dyaOrig="341">
          <v:shape id="_x0000_i1060" type="#_x0000_t75" style="width:16.15pt;height:17.3pt;mso-position-horizontal-relative:page;mso-position-vertical-relative:page" o:ole="">
            <v:imagedata r:id="rId98" o:title=""/>
          </v:shape>
          <o:OLEObject Type="Embed" ProgID="Equation.3" ShapeID="_x0000_i1060" DrawAspect="Content" ObjectID="_1463350048" r:id="rId99">
            <o:FieldCodes>\* MERGEFORMAT</o:FieldCodes>
          </o:OLEObject>
        </w:object>
      </w:r>
      <w:r>
        <w:rPr>
          <w:rFonts w:hAnsi="宋体" w:cs="宋体" w:hint="eastAsia"/>
          <w:sz w:val="24"/>
          <w:szCs w:val="24"/>
          <w:shd w:val="clear" w:color="auto" w:fill="FFFFFF"/>
        </w:rPr>
        <w:t>截止，电容</w:t>
      </w:r>
      <w:r w:rsidRPr="00B70E6D">
        <w:rPr>
          <w:rFonts w:hAnsi="宋体" w:cs="宋体" w:hint="eastAsia"/>
          <w:position w:val="-12"/>
          <w:sz w:val="24"/>
          <w:szCs w:val="24"/>
          <w:shd w:val="clear" w:color="auto" w:fill="FFFFFF"/>
        </w:rPr>
        <w:object w:dxaOrig="370" w:dyaOrig="370">
          <v:shape id="_x0000_i1061" type="#_x0000_t75" style="width:18.45pt;height:18.45pt;mso-position-horizontal-relative:page;mso-position-vertical-relative:page" o:ole="">
            <v:imagedata r:id="rId77" o:title=""/>
          </v:shape>
          <o:OLEObject Type="Embed" ProgID="Equation.3" ShapeID="_x0000_i1061" DrawAspect="Content" ObjectID="_1463350049" r:id="rId100">
            <o:FieldCodes>\* MERGEFORMAT</o:FieldCodes>
          </o:OLEObject>
        </w:object>
      </w:r>
      <w:r>
        <w:rPr>
          <w:rFonts w:hAnsi="宋体" w:cs="宋体" w:hint="eastAsia"/>
          <w:sz w:val="24"/>
          <w:szCs w:val="24"/>
          <w:shd w:val="clear" w:color="auto" w:fill="FFFFFF"/>
        </w:rPr>
        <w:t>经</w:t>
      </w:r>
      <w:r w:rsidRPr="00B70E6D">
        <w:rPr>
          <w:rFonts w:hAnsi="宋体" w:cs="宋体" w:hint="eastAsia"/>
          <w:position w:val="-10"/>
          <w:sz w:val="24"/>
          <w:szCs w:val="24"/>
          <w:shd w:val="clear" w:color="auto" w:fill="FFFFFF"/>
        </w:rPr>
        <w:object w:dxaOrig="301" w:dyaOrig="341">
          <v:shape id="_x0000_i1062" type="#_x0000_t75" style="width:15pt;height:17.3pt;mso-position-horizontal-relative:page;mso-position-vertical-relative:page" o:ole="">
            <v:imagedata r:id="rId101" o:title=""/>
          </v:shape>
          <o:OLEObject Type="Embed" ProgID="Equation.3" ShapeID="_x0000_i1062" DrawAspect="Content" ObjectID="_1463350050" r:id="rId102">
            <o:FieldCodes>\* MERGEFORMAT</o:FieldCodes>
          </o:OLEObject>
        </w:object>
      </w:r>
      <w:r>
        <w:rPr>
          <w:rFonts w:hAnsi="宋体" w:cs="宋体" w:hint="eastAsia"/>
          <w:sz w:val="24"/>
          <w:szCs w:val="24"/>
          <w:shd w:val="clear" w:color="auto" w:fill="FFFFFF"/>
        </w:rPr>
        <w:t>迅速充电至电压E， 电源经</w:t>
      </w:r>
      <w:r w:rsidRPr="00B70E6D">
        <w:rPr>
          <w:rFonts w:hAnsi="宋体" w:cs="宋体" w:hint="eastAsia"/>
          <w:position w:val="-12"/>
          <w:sz w:val="24"/>
          <w:szCs w:val="24"/>
          <w:shd w:val="clear" w:color="auto" w:fill="FFFFFF"/>
        </w:rPr>
        <w:object w:dxaOrig="321" w:dyaOrig="361">
          <v:shape id="_x0000_i1063" type="#_x0000_t75" style="width:16.15pt;height:17.85pt;mso-position-horizontal-relative:page;mso-position-vertical-relative:page" o:ole="">
            <v:imagedata r:id="rId103" o:title=""/>
          </v:shape>
          <o:OLEObject Type="Embed" ProgID="Equation.3" ShapeID="_x0000_i1063" DrawAspect="Content" ObjectID="_1463350051" r:id="rId104">
            <o:FieldCodes>\* MERGEFORMAT</o:FieldCodes>
          </o:OLEObject>
        </w:object>
      </w:r>
      <w:r>
        <w:rPr>
          <w:rFonts w:hAnsi="宋体" w:cs="宋体" w:hint="eastAsia"/>
          <w:sz w:val="24"/>
          <w:szCs w:val="24"/>
          <w:shd w:val="clear" w:color="auto" w:fill="FFFFFF"/>
        </w:rPr>
        <w:t>向负载电阻</w:t>
      </w:r>
      <w:r w:rsidRPr="00B70E6D">
        <w:rPr>
          <w:rFonts w:hAnsi="宋体" w:cs="宋体" w:hint="eastAsia"/>
          <w:position w:val="-4"/>
          <w:sz w:val="24"/>
          <w:szCs w:val="24"/>
          <w:shd w:val="clear" w:color="auto" w:fill="FFFFFF"/>
        </w:rPr>
        <w:object w:dxaOrig="361" w:dyaOrig="261">
          <v:shape id="_x0000_i1064" type="#_x0000_t75" style="width:17.85pt;height:12.65pt;mso-position-horizontal-relative:page;mso-position-vertical-relative:page" o:ole="">
            <v:imagedata r:id="rId105" o:title=""/>
          </v:shape>
          <o:OLEObject Type="Embed" ProgID="Equation.3" ShapeID="_x0000_i1064" DrawAspect="Content" ObjectID="_1463350052" r:id="rId106">
            <o:FieldCodes>\* MERGEFORMAT</o:FieldCodes>
          </o:OLEObject>
        </w:object>
      </w:r>
      <w:r>
        <w:rPr>
          <w:rFonts w:hAnsi="宋体" w:cs="宋体" w:hint="eastAsia"/>
          <w:sz w:val="24"/>
          <w:szCs w:val="24"/>
          <w:shd w:val="clear" w:color="auto" w:fill="FFFFFF"/>
        </w:rPr>
        <w:t>供电，与此同时，电容</w:t>
      </w:r>
      <w:r w:rsidRPr="00B70E6D">
        <w:rPr>
          <w:rFonts w:hAnsi="宋体" w:cs="宋体" w:hint="eastAsia"/>
          <w:position w:val="-12"/>
          <w:sz w:val="24"/>
          <w:szCs w:val="24"/>
          <w:shd w:val="clear" w:color="auto" w:fill="FFFFFF"/>
        </w:rPr>
        <w:object w:dxaOrig="390" w:dyaOrig="369">
          <v:shape id="_x0000_i1065" type="#_x0000_t75" style="width:19pt;height:18.45pt;mso-position-horizontal-relative:page;mso-position-vertical-relative:page" o:ole="">
            <v:imagedata r:id="rId79" o:title=""/>
          </v:shape>
          <o:OLEObject Type="Embed" ProgID="Equation.3" ShapeID="_x0000_i1065" DrawAspect="Content" ObjectID="_1463350053" r:id="rId107">
            <o:FieldCodes>\* MERGEFORMAT</o:FieldCodes>
          </o:OLEObject>
        </w:object>
      </w:r>
      <w:r>
        <w:rPr>
          <w:rFonts w:hAnsi="宋体" w:cs="宋体" w:hint="eastAsia"/>
          <w:sz w:val="24"/>
          <w:szCs w:val="24"/>
          <w:shd w:val="clear" w:color="auto" w:fill="FFFFFF"/>
        </w:rPr>
        <w:t>经</w:t>
      </w:r>
      <w:r w:rsidRPr="00B70E6D">
        <w:rPr>
          <w:rFonts w:hAnsi="宋体" w:cs="宋体" w:hint="eastAsia"/>
          <w:position w:val="-10"/>
          <w:sz w:val="24"/>
          <w:szCs w:val="24"/>
          <w:shd w:val="clear" w:color="auto" w:fill="FFFFFF"/>
        </w:rPr>
        <w:object w:dxaOrig="321" w:dyaOrig="341">
          <v:shape id="_x0000_i1066" type="#_x0000_t75" style="width:16.15pt;height:17.3pt;mso-position-horizontal-relative:page;mso-position-vertical-relative:page" o:ole="">
            <v:imagedata r:id="rId108" o:title=""/>
          </v:shape>
          <o:OLEObject Type="Embed" ProgID="Equation.3" ShapeID="_x0000_i1066" DrawAspect="Content" ObjectID="_1463350054" r:id="rId109">
            <o:FieldCodes>\* MERGEFORMAT</o:FieldCodes>
          </o:OLEObject>
        </w:object>
      </w:r>
      <w:r>
        <w:rPr>
          <w:rFonts w:hAnsi="宋体" w:cs="宋体" w:hint="eastAsia"/>
          <w:sz w:val="24"/>
          <w:szCs w:val="24"/>
          <w:shd w:val="clear" w:color="auto" w:fill="FFFFFF"/>
        </w:rPr>
        <w:t>和</w:t>
      </w:r>
      <w:r w:rsidRPr="00B70E6D">
        <w:rPr>
          <w:rFonts w:hAnsi="宋体" w:cs="宋体" w:hint="eastAsia"/>
          <w:position w:val="-4"/>
          <w:sz w:val="24"/>
          <w:szCs w:val="24"/>
          <w:shd w:val="clear" w:color="auto" w:fill="FFFFFF"/>
        </w:rPr>
        <w:object w:dxaOrig="361" w:dyaOrig="261">
          <v:shape id="_x0000_i1067" type="#_x0000_t75" style="width:17.85pt;height:12.65pt;mso-position-horizontal-relative:page;mso-position-vertical-relative:page" o:ole="">
            <v:imagedata r:id="rId110" o:title=""/>
          </v:shape>
          <o:OLEObject Type="Embed" ProgID="Equation.3" ShapeID="_x0000_i1067" DrawAspect="Content" ObjectID="_1463350055" r:id="rId111">
            <o:FieldCodes>\* MERGEFORMAT</o:FieldCodes>
          </o:OLEObject>
        </w:object>
      </w:r>
      <w:r>
        <w:rPr>
          <w:rFonts w:hAnsi="宋体" w:cs="宋体" w:hint="eastAsia"/>
          <w:sz w:val="24"/>
          <w:szCs w:val="24"/>
          <w:shd w:val="clear" w:color="auto" w:fill="FFFFFF"/>
        </w:rPr>
        <w:t>放电，流经</w:t>
      </w:r>
      <w:r w:rsidRPr="00B70E6D">
        <w:rPr>
          <w:rFonts w:hAnsi="宋体" w:cs="宋体" w:hint="eastAsia"/>
          <w:position w:val="-4"/>
          <w:sz w:val="24"/>
          <w:szCs w:val="24"/>
          <w:shd w:val="clear" w:color="auto" w:fill="FFFFFF"/>
        </w:rPr>
        <w:object w:dxaOrig="361" w:dyaOrig="261">
          <v:shape id="_x0000_i1068" type="#_x0000_t75" style="width:17.85pt;height:12.65pt;mso-position-horizontal-relative:page;mso-position-vertical-relative:page" o:ole="">
            <v:imagedata r:id="rId112" o:title=""/>
          </v:shape>
          <o:OLEObject Type="Embed" ProgID="Equation.3" ShapeID="_x0000_i1068" DrawAspect="Content" ObjectID="_1463350056" r:id="rId113">
            <o:FieldCodes>\* MERGEFORMAT</o:FieldCodes>
          </o:OLEObject>
        </w:object>
      </w:r>
      <w:r>
        <w:rPr>
          <w:rFonts w:hAnsi="宋体" w:cs="宋体" w:hint="eastAsia"/>
          <w:sz w:val="24"/>
          <w:szCs w:val="24"/>
          <w:shd w:val="clear" w:color="auto" w:fill="FFFFFF"/>
        </w:rPr>
        <w:t>的电流</w:t>
      </w:r>
      <w:r w:rsidRPr="00B70E6D">
        <w:rPr>
          <w:rFonts w:hAnsi="宋体" w:cs="宋体" w:hint="eastAsia"/>
          <w:position w:val="-10"/>
          <w:sz w:val="24"/>
          <w:szCs w:val="24"/>
          <w:shd w:val="clear" w:color="auto" w:fill="FFFFFF"/>
        </w:rPr>
        <w:object w:dxaOrig="186" w:dyaOrig="351">
          <v:shape id="_x0000_i1069" type="#_x0000_t75" style="width:8.65pt;height:17.3pt;mso-position-horizontal-relative:page;mso-position-vertical-relative:page" o:ole="">
            <v:imagedata r:id="rId114" o:title=""/>
          </v:shape>
          <o:OLEObject Type="Embed" ProgID="Equation.3" ShapeID="_x0000_i1069" DrawAspect="Content" ObjectID="_1463350057" r:id="rId115">
            <o:FieldCodes>\* MERGEFORMAT</o:FieldCodes>
          </o:OLEObject>
        </w:object>
      </w:r>
      <w:r>
        <w:rPr>
          <w:rFonts w:hAnsi="宋体" w:cs="宋体" w:hint="eastAsia"/>
          <w:sz w:val="24"/>
          <w:szCs w:val="24"/>
          <w:shd w:val="clear" w:color="auto" w:fill="FFFFFF"/>
        </w:rPr>
        <w:t>为这两电流之和。当电源E处于负半周时，</w:t>
      </w:r>
      <w:r w:rsidRPr="00B70E6D">
        <w:rPr>
          <w:rFonts w:hAnsi="宋体" w:cs="宋体" w:hint="eastAsia"/>
          <w:position w:val="-10"/>
          <w:sz w:val="24"/>
          <w:szCs w:val="24"/>
          <w:shd w:val="clear" w:color="auto" w:fill="FFFFFF"/>
        </w:rPr>
        <w:object w:dxaOrig="301" w:dyaOrig="341">
          <v:shape id="_x0000_i1070" type="#_x0000_t75" style="width:15pt;height:17.3pt;mso-position-horizontal-relative:page;mso-position-vertical-relative:page" o:ole="">
            <v:imagedata r:id="rId116" o:title=""/>
          </v:shape>
          <o:OLEObject Type="Embed" ProgID="Equation.3" ShapeID="_x0000_i1070" DrawAspect="Content" ObjectID="_1463350058" r:id="rId117">
            <o:FieldCodes>\* MERGEFORMAT</o:FieldCodes>
          </o:OLEObject>
        </w:object>
      </w:r>
      <w:r>
        <w:rPr>
          <w:rFonts w:hAnsi="宋体" w:cs="宋体" w:hint="eastAsia"/>
          <w:sz w:val="24"/>
          <w:szCs w:val="24"/>
          <w:shd w:val="clear" w:color="auto" w:fill="FFFFFF"/>
        </w:rPr>
        <w:t>截止，</w:t>
      </w:r>
      <w:r w:rsidRPr="00B70E6D">
        <w:rPr>
          <w:rFonts w:hAnsi="宋体" w:cs="宋体" w:hint="eastAsia"/>
          <w:position w:val="-10"/>
          <w:sz w:val="24"/>
          <w:szCs w:val="24"/>
          <w:shd w:val="clear" w:color="auto" w:fill="FFFFFF"/>
        </w:rPr>
        <w:object w:dxaOrig="321" w:dyaOrig="341">
          <v:shape id="_x0000_i1071" type="#_x0000_t75" style="width:16.15pt;height:17.3pt;mso-position-horizontal-relative:page;mso-position-vertical-relative:page" o:ole="">
            <v:imagedata r:id="rId118" o:title=""/>
          </v:shape>
          <o:OLEObject Type="Embed" ProgID="Equation.3" ShapeID="_x0000_i1071" DrawAspect="Content" ObjectID="_1463350059" r:id="rId119">
            <o:FieldCodes>\* MERGEFORMAT</o:FieldCodes>
          </o:OLEObject>
        </w:object>
      </w:r>
      <w:r>
        <w:rPr>
          <w:rFonts w:hAnsi="宋体" w:cs="宋体" w:hint="eastAsia"/>
          <w:sz w:val="24"/>
          <w:szCs w:val="24"/>
          <w:shd w:val="clear" w:color="auto" w:fill="FFFFFF"/>
        </w:rPr>
        <w:t>导通，此时</w:t>
      </w:r>
      <w:r w:rsidRPr="00B70E6D">
        <w:rPr>
          <w:rFonts w:hAnsi="宋体" w:cs="宋体" w:hint="eastAsia"/>
          <w:position w:val="-12"/>
          <w:sz w:val="24"/>
          <w:szCs w:val="24"/>
          <w:shd w:val="clear" w:color="auto" w:fill="FFFFFF"/>
        </w:rPr>
        <w:object w:dxaOrig="390" w:dyaOrig="369">
          <v:shape id="_x0000_i1072" type="#_x0000_t75" style="width:19pt;height:18.45pt;mso-position-horizontal-relative:page;mso-position-vertical-relative:page" o:ole="">
            <v:imagedata r:id="rId79" o:title=""/>
          </v:shape>
          <o:OLEObject Type="Embed" ProgID="Equation.3" ShapeID="_x0000_i1072" DrawAspect="Content" ObjectID="_1463350060" r:id="rId120">
            <o:FieldCodes>\* MERGEFORMAT</o:FieldCodes>
          </o:OLEObject>
        </w:object>
      </w:r>
      <w:r>
        <w:rPr>
          <w:rFonts w:hAnsi="宋体" w:cs="宋体" w:hint="eastAsia"/>
          <w:sz w:val="24"/>
          <w:szCs w:val="24"/>
          <w:shd w:val="clear" w:color="auto" w:fill="FFFFFF"/>
        </w:rPr>
        <w:t>很快被充电至电压E，流径负载电阻的电流</w:t>
      </w:r>
      <w:r w:rsidRPr="00B70E6D">
        <w:rPr>
          <w:rFonts w:hAnsi="宋体" w:cs="宋体" w:hint="eastAsia"/>
          <w:position w:val="-6"/>
          <w:sz w:val="24"/>
          <w:szCs w:val="24"/>
          <w:shd w:val="clear" w:color="auto" w:fill="FFFFFF"/>
        </w:rPr>
        <w:object w:dxaOrig="281" w:dyaOrig="321">
          <v:shape id="_x0000_i1073" type="#_x0000_t75" style="width:14.4pt;height:16.15pt;mso-position-horizontal-relative:page;mso-position-vertical-relative:page" o:ole="">
            <v:imagedata r:id="rId121" o:title=""/>
          </v:shape>
          <o:OLEObject Type="Embed" ProgID="Equation.3" ShapeID="_x0000_i1073" DrawAspect="Content" ObjectID="_1463350061" r:id="rId122">
            <o:FieldCodes>\* MERGEFORMAT</o:FieldCodes>
          </o:OLEObject>
        </w:object>
      </w:r>
      <w:r>
        <w:rPr>
          <w:rFonts w:hAnsi="宋体" w:cs="宋体" w:hint="eastAsia"/>
          <w:sz w:val="24"/>
          <w:szCs w:val="24"/>
          <w:shd w:val="clear" w:color="auto" w:fill="FFFFFF"/>
        </w:rPr>
        <w:t>也为这两电流之和。</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为便于分析，设二极管的正向电阻为零，反向电阻为无穷大。电路的工作原理为：。</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当</w:t>
      </w:r>
      <w:r w:rsidRPr="00B70E6D">
        <w:rPr>
          <w:rFonts w:hAnsi="宋体" w:cs="宋体" w:hint="eastAsia"/>
          <w:position w:val="-12"/>
          <w:sz w:val="24"/>
          <w:szCs w:val="24"/>
          <w:shd w:val="clear" w:color="auto" w:fill="FFFFFF"/>
        </w:rPr>
        <w:object w:dxaOrig="942" w:dyaOrig="361">
          <v:shape id="_x0000_i1074" type="#_x0000_t75" style="width:46.65pt;height:17.85pt;mso-position-horizontal-relative:page;mso-position-vertical-relative:page" o:ole="">
            <v:imagedata r:id="rId123" o:title=""/>
          </v:shape>
          <o:OLEObject Type="Embed" ProgID="Equation.3" ShapeID="_x0000_i1074" DrawAspect="Content" ObjectID="_1463350062" r:id="rId124">
            <o:FieldCodes>\* MERGEFORMAT</o:FieldCodes>
          </o:OLEObject>
        </w:object>
      </w:r>
      <w:r>
        <w:rPr>
          <w:rFonts w:hAnsi="宋体" w:cs="宋体" w:hint="eastAsia"/>
          <w:sz w:val="24"/>
          <w:szCs w:val="24"/>
          <w:shd w:val="clear" w:color="auto" w:fill="FFFFFF"/>
        </w:rPr>
        <w:t>(即没有差动)时，则流经</w:t>
      </w:r>
      <w:r w:rsidRPr="00B70E6D">
        <w:rPr>
          <w:rFonts w:hAnsi="宋体" w:cs="宋体" w:hint="eastAsia"/>
          <w:position w:val="-4"/>
          <w:sz w:val="24"/>
          <w:szCs w:val="24"/>
          <w:shd w:val="clear" w:color="auto" w:fill="FFFFFF"/>
        </w:rPr>
        <w:object w:dxaOrig="361" w:dyaOrig="261">
          <v:shape id="_x0000_i1075" type="#_x0000_t75" style="width:17.85pt;height:12.65pt;mso-position-horizontal-relative:page;mso-position-vertical-relative:page" o:ole="">
            <v:imagedata r:id="rId125" o:title=""/>
          </v:shape>
          <o:OLEObject Type="Embed" ProgID="Equation.3" ShapeID="_x0000_i1075" DrawAspect="Content" ObjectID="_1463350063" r:id="rId126">
            <o:FieldCodes>\* MERGEFORMAT</o:FieldCodes>
          </o:OLEObject>
        </w:object>
      </w:r>
      <w:r>
        <w:rPr>
          <w:rFonts w:hAnsi="宋体" w:cs="宋体" w:hint="eastAsia"/>
          <w:sz w:val="24"/>
          <w:szCs w:val="24"/>
          <w:shd w:val="clear" w:color="auto" w:fill="FFFFFF"/>
        </w:rPr>
        <w:t>的电流</w:t>
      </w:r>
      <w:r w:rsidRPr="00B70E6D">
        <w:rPr>
          <w:rFonts w:hAnsi="宋体" w:cs="宋体" w:hint="eastAsia"/>
          <w:position w:val="-10"/>
          <w:sz w:val="24"/>
          <w:szCs w:val="24"/>
          <w:shd w:val="clear" w:color="auto" w:fill="FFFFFF"/>
        </w:rPr>
        <w:object w:dxaOrig="221" w:dyaOrig="341">
          <v:shape id="_x0000_i1076" type="#_x0000_t75" style="width:10.95pt;height:17.3pt;mso-position-horizontal-relative:page;mso-position-vertical-relative:page" o:ole="">
            <v:imagedata r:id="rId127" o:title=""/>
          </v:shape>
          <o:OLEObject Type="Embed" ProgID="Equation.3" ShapeID="_x0000_i1076" DrawAspect="Content" ObjectID="_1463350064" r:id="rId128">
            <o:FieldCodes>\* MERGEFORMAT</o:FieldCodes>
          </o:OLEObject>
        </w:object>
      </w:r>
      <w:r>
        <w:rPr>
          <w:rFonts w:hAnsi="宋体" w:cs="宋体" w:hint="eastAsia"/>
          <w:sz w:val="24"/>
          <w:szCs w:val="24"/>
          <w:shd w:val="clear" w:color="auto" w:fill="FFFFFF"/>
        </w:rPr>
        <w:t>与</w:t>
      </w:r>
      <w:r w:rsidRPr="00B70E6D">
        <w:rPr>
          <w:rFonts w:hAnsi="宋体" w:cs="宋体" w:hint="eastAsia"/>
          <w:position w:val="-6"/>
          <w:sz w:val="24"/>
          <w:szCs w:val="24"/>
          <w:shd w:val="clear" w:color="auto" w:fill="FFFFFF"/>
        </w:rPr>
        <w:object w:dxaOrig="281" w:dyaOrig="321">
          <v:shape id="_x0000_i1077" type="#_x0000_t75" style="width:14.4pt;height:16.15pt;mso-position-horizontal-relative:page;mso-position-vertical-relative:page" o:ole="">
            <v:imagedata r:id="rId121" o:title=""/>
          </v:shape>
          <o:OLEObject Type="Embed" ProgID="Equation.3" ShapeID="_x0000_i1077" DrawAspect="Content" ObjectID="_1463350065" r:id="rId129">
            <o:FieldCodes>\* MERGEFORMAT</o:FieldCodes>
          </o:OLEObject>
        </w:object>
      </w:r>
      <w:r>
        <w:rPr>
          <w:rFonts w:hAnsi="宋体" w:cs="宋体" w:hint="eastAsia"/>
          <w:sz w:val="24"/>
          <w:szCs w:val="24"/>
          <w:shd w:val="clear" w:color="auto" w:fill="FFFFFF"/>
        </w:rPr>
        <w:t>的平均值大小相等而极性相反，因此，在一个周期内流过</w:t>
      </w:r>
      <w:r w:rsidRPr="00B70E6D">
        <w:rPr>
          <w:rFonts w:hAnsi="宋体" w:cs="宋体" w:hint="eastAsia"/>
          <w:position w:val="-4"/>
          <w:sz w:val="24"/>
          <w:szCs w:val="24"/>
          <w:shd w:val="clear" w:color="auto" w:fill="FFFFFF"/>
        </w:rPr>
        <w:object w:dxaOrig="361" w:dyaOrig="261">
          <v:shape id="_x0000_i1078" type="#_x0000_t75" style="width:17.85pt;height:12.65pt;mso-position-horizontal-relative:page;mso-position-vertical-relative:page" o:ole="">
            <v:imagedata r:id="rId130" o:title=""/>
          </v:shape>
          <o:OLEObject Type="Embed" ProgID="Equation.3" ShapeID="_x0000_i1078" DrawAspect="Content" ObjectID="_1463350066" r:id="rId131">
            <o:FieldCodes>\* MERGEFORMAT</o:FieldCodes>
          </o:OLEObject>
        </w:object>
      </w:r>
      <w:r>
        <w:rPr>
          <w:rFonts w:hAnsi="宋体" w:cs="宋体" w:hint="eastAsia"/>
          <w:sz w:val="24"/>
          <w:szCs w:val="24"/>
          <w:shd w:val="clear" w:color="auto" w:fill="FFFFFF"/>
        </w:rPr>
        <w:t>的平均电流为零。</w:t>
      </w:r>
      <w:r w:rsidRPr="00B70E6D">
        <w:rPr>
          <w:rFonts w:hAnsi="宋体" w:cs="宋体" w:hint="eastAsia"/>
          <w:position w:val="-4"/>
          <w:sz w:val="24"/>
          <w:szCs w:val="24"/>
          <w:shd w:val="clear" w:color="auto" w:fill="FFFFFF"/>
        </w:rPr>
        <w:object w:dxaOrig="361" w:dyaOrig="261">
          <v:shape id="_x0000_i1079" type="#_x0000_t75" style="width:17.85pt;height:12.65pt;mso-position-horizontal-relative:page;mso-position-vertical-relative:page" o:ole="">
            <v:imagedata r:id="rId130" o:title=""/>
          </v:shape>
          <o:OLEObject Type="Embed" ProgID="Equation.3" ShapeID="_x0000_i1079" DrawAspect="Content" ObjectID="_1463350067" r:id="rId132">
            <o:FieldCodes>\* MERGEFORMAT</o:FieldCodes>
          </o:OLEObject>
        </w:object>
      </w:r>
      <w:r>
        <w:rPr>
          <w:rFonts w:hAnsi="宋体" w:cs="宋体" w:hint="eastAsia"/>
          <w:sz w:val="24"/>
          <w:szCs w:val="24"/>
          <w:shd w:val="clear" w:color="auto" w:fill="FFFFFF"/>
        </w:rPr>
        <w:t>上无信号输出。</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当</w:t>
      </w:r>
      <w:r w:rsidRPr="00B70E6D">
        <w:rPr>
          <w:rFonts w:hAnsi="宋体" w:cs="宋体" w:hint="eastAsia"/>
          <w:position w:val="-12"/>
          <w:sz w:val="24"/>
          <w:szCs w:val="24"/>
          <w:shd w:val="clear" w:color="auto" w:fill="FFFFFF"/>
        </w:rPr>
        <w:object w:dxaOrig="942" w:dyaOrig="361">
          <v:shape id="_x0000_i1080" type="#_x0000_t75" style="width:46.65pt;height:17.85pt;mso-position-horizontal-relative:page;mso-position-vertical-relative:page" o:ole="">
            <v:imagedata r:id="rId133" o:title=""/>
          </v:shape>
          <o:OLEObject Type="Embed" ProgID="Equation.3" ShapeID="_x0000_i1080" DrawAspect="Content" ObjectID="_1463350068" r:id="rId134">
            <o:FieldCodes>\* MERGEFORMAT</o:FieldCodes>
          </o:OLEObject>
        </w:object>
      </w:r>
      <w:r>
        <w:rPr>
          <w:rFonts w:hAnsi="宋体" w:cs="宋体" w:hint="eastAsia"/>
          <w:sz w:val="24"/>
          <w:szCs w:val="24"/>
          <w:shd w:val="clear" w:color="auto" w:fill="FFFFFF"/>
        </w:rPr>
        <w:t>(或</w:t>
      </w:r>
      <w:r w:rsidRPr="00B70E6D">
        <w:rPr>
          <w:rFonts w:hAnsi="宋体" w:cs="宋体" w:hint="eastAsia"/>
          <w:position w:val="-12"/>
          <w:sz w:val="24"/>
          <w:szCs w:val="24"/>
          <w:shd w:val="clear" w:color="auto" w:fill="FFFFFF"/>
        </w:rPr>
        <w:object w:dxaOrig="942" w:dyaOrig="361">
          <v:shape id="_x0000_i1081" type="#_x0000_t75" style="width:46.65pt;height:17.85pt;mso-position-horizontal-relative:page;mso-position-vertical-relative:page" o:ole="">
            <v:imagedata r:id="rId135" o:title=""/>
          </v:shape>
          <o:OLEObject Type="Embed" ProgID="Equation.3" ShapeID="_x0000_i1081" DrawAspect="Content" ObjectID="_1463350069" r:id="rId136">
            <o:FieldCodes>\* MERGEFORMAT</o:FieldCodes>
          </o:OLEObject>
        </w:object>
      </w:r>
      <w:r>
        <w:rPr>
          <w:rFonts w:hAnsi="宋体" w:cs="宋体" w:hint="eastAsia"/>
          <w:sz w:val="24"/>
          <w:szCs w:val="24"/>
          <w:shd w:val="clear" w:color="auto" w:fill="FFFFFF"/>
        </w:rPr>
        <w:t>)时，则通过</w:t>
      </w:r>
      <w:r w:rsidRPr="00B70E6D">
        <w:rPr>
          <w:rFonts w:hAnsi="宋体" w:cs="宋体" w:hint="eastAsia"/>
          <w:position w:val="-4"/>
          <w:sz w:val="24"/>
          <w:szCs w:val="24"/>
          <w:shd w:val="clear" w:color="auto" w:fill="FFFFFF"/>
        </w:rPr>
        <w:object w:dxaOrig="361" w:dyaOrig="260">
          <v:shape id="_x0000_i1082" type="#_x0000_t75" style="width:17.85pt;height:12.65pt;mso-position-horizontal-relative:page;mso-position-vertical-relative:page" o:ole="">
            <v:imagedata r:id="rId137" o:title=""/>
          </v:shape>
          <o:OLEObject Type="Embed" ProgID="Equation.3" ShapeID="_x0000_i1082" DrawAspect="Content" ObjectID="_1463350070" r:id="rId138">
            <o:FieldCodes>\* MERGEFORMAT</o:FieldCodes>
          </o:OLEObject>
        </w:object>
      </w:r>
      <w:r>
        <w:rPr>
          <w:rFonts w:hAnsi="宋体" w:cs="宋体" w:hint="eastAsia"/>
          <w:sz w:val="24"/>
          <w:szCs w:val="24"/>
          <w:shd w:val="clear" w:color="auto" w:fill="FFFFFF"/>
        </w:rPr>
        <w:t>上的平均电流不为零，因此产生输出电压</w:t>
      </w:r>
      <w:r w:rsidRPr="00B70E6D">
        <w:rPr>
          <w:rFonts w:hAnsi="宋体" w:cs="宋体" w:hint="eastAsia"/>
          <w:position w:val="-12"/>
          <w:sz w:val="24"/>
          <w:szCs w:val="24"/>
          <w:shd w:val="clear" w:color="auto" w:fill="FFFFFF"/>
        </w:rPr>
        <w:object w:dxaOrig="260" w:dyaOrig="361">
          <v:shape id="_x0000_i1083" type="#_x0000_t75" style="width:12.65pt;height:17.85pt;mso-position-horizontal-relative:page;mso-position-vertical-relative:page" o:ole="">
            <v:imagedata r:id="rId139" o:title=""/>
          </v:shape>
          <o:OLEObject Type="Embed" ProgID="Equation.3" ShapeID="_x0000_i1083" DrawAspect="Content" ObjectID="_1463350071" r:id="rId140">
            <o:FieldCodes>\* MERGEFORMAT</o:FieldCodes>
          </o:OLEObject>
        </w:object>
      </w:r>
      <w:r>
        <w:rPr>
          <w:rFonts w:hAnsi="宋体" w:cs="宋体" w:hint="eastAsia"/>
          <w:sz w:val="24"/>
          <w:szCs w:val="24"/>
          <w:shd w:val="clear" w:color="auto" w:fill="FFFFFF"/>
        </w:rPr>
        <w:t>。经分析计算可得: </w:t>
      </w:r>
    </w:p>
    <w:commentRangeEnd w:id="150"/>
    <w:p w:rsidR="007C5775" w:rsidRDefault="00742FA1">
      <w:pPr>
        <w:pStyle w:val="a4"/>
        <w:spacing w:line="320" w:lineRule="atLeast"/>
        <w:ind w:firstLine="510"/>
      </w:pPr>
      <w:r>
        <w:rPr>
          <w:rStyle w:val="ae"/>
          <w:rFonts w:ascii="Times New Roman" w:hAnsi="Times New Roman" w:cs="Times New Roman"/>
        </w:rPr>
        <w:commentReference w:id="150"/>
      </w:r>
      <w:r w:rsidR="007C5775">
        <w:rPr>
          <w:rFonts w:hint="eastAsia"/>
        </w:rPr>
        <w:t xml:space="preserve">               </w:t>
      </w:r>
      <w:r w:rsidR="007C5775" w:rsidRPr="00B70E6D">
        <w:rPr>
          <w:position w:val="-38"/>
        </w:rPr>
        <w:object w:dxaOrig="2022" w:dyaOrig="890">
          <v:shape id="_x0000_i1084" type="#_x0000_t75" style="width:99.65pt;height:44.35pt;mso-position-horizontal-relative:page;mso-position-vertical-relative:page" o:ole="">
            <v:imagedata r:id="rId141" o:title=""/>
          </v:shape>
          <o:OLEObject Type="Embed" ProgID="Equation.3" ShapeID="_x0000_i1084" DrawAspect="Content" ObjectID="_1463350072" r:id="rId142"/>
        </w:object>
      </w:r>
      <w:r w:rsidR="007C5775" w:rsidRPr="00B70E6D">
        <w:rPr>
          <w:position w:val="-10"/>
        </w:rPr>
        <w:object w:dxaOrig="186" w:dyaOrig="351">
          <v:shape id="_x0000_i1085" type="#_x0000_t75" style="width:8.65pt;height:17.3pt;mso-position-horizontal-relative:page;mso-position-vertical-relative:page" o:ole="">
            <v:imagedata r:id="rId28" o:title=""/>
          </v:shape>
          <o:OLEObject Type="Embed" ProgID="Equation.3" ShapeID="_x0000_i1085" DrawAspect="Content" ObjectID="_1463350073" r:id="rId143"/>
        </w:object>
      </w:r>
      <w:r w:rsidR="007C5775">
        <w:rPr>
          <w:rFonts w:hint="eastAsia"/>
        </w:rPr>
        <w:t xml:space="preserve">                       （1）</w:t>
      </w:r>
      <w:r w:rsidR="007C5775">
        <w:rPr>
          <w:rFonts w:hint="eastAsia"/>
        </w:rPr>
        <w:cr/>
      </w:r>
    </w:p>
    <w:p w:rsidR="007C5775" w:rsidRDefault="007C5775">
      <w:pPr>
        <w:pStyle w:val="a4"/>
        <w:spacing w:line="320" w:lineRule="atLeast"/>
        <w:ind w:firstLineChars="1000" w:firstLine="2100"/>
      </w:pPr>
      <w:r w:rsidRPr="00B70E6D">
        <w:rPr>
          <w:position w:val="-38"/>
        </w:rPr>
        <w:object w:dxaOrig="2022" w:dyaOrig="890">
          <v:shape id="_x0000_i1086" type="#_x0000_t75" style="width:99.65pt;height:44.35pt;mso-position-horizontal-relative:page;mso-position-vertical-relative:page" o:ole="">
            <v:imagedata r:id="rId144" o:title=""/>
          </v:shape>
          <o:OLEObject Type="Embed" ProgID="Equation.3" ShapeID="_x0000_i1086" DrawAspect="Content" ObjectID="_1463350074" r:id="rId145"/>
        </w:object>
      </w:r>
      <w:r>
        <w:rPr>
          <w:rFonts w:hint="eastAsia"/>
        </w:rPr>
        <w:t xml:space="preserve">                          (2)</w:t>
      </w:r>
    </w:p>
    <w:p w:rsidR="007C5775" w:rsidRDefault="007C5775">
      <w:pPr>
        <w:pStyle w:val="a4"/>
        <w:spacing w:line="320" w:lineRule="atLeast"/>
        <w:rPr>
          <w:rFonts w:hAnsi="宋体" w:cs="宋体"/>
          <w:sz w:val="24"/>
          <w:szCs w:val="24"/>
          <w:shd w:val="clear" w:color="auto" w:fill="FFFFFF"/>
        </w:rPr>
      </w:pPr>
      <w:r>
        <w:rPr>
          <w:rFonts w:hAnsi="宋体" w:cs="宋体" w:hint="eastAsia"/>
          <w:sz w:val="24"/>
          <w:szCs w:val="24"/>
          <w:shd w:val="clear" w:color="auto" w:fill="FFFFFF"/>
        </w:rPr>
        <w:t>输出电流对时间的平均值可写为：</w:t>
      </w:r>
    </w:p>
    <w:p w:rsidR="007C5775" w:rsidRDefault="007C5775">
      <w:pPr>
        <w:pStyle w:val="a4"/>
        <w:spacing w:line="320" w:lineRule="atLeast"/>
        <w:ind w:firstLine="510"/>
      </w:pPr>
      <w:r>
        <w:rPr>
          <w:rFonts w:hint="eastAsia"/>
        </w:rPr>
        <w:t xml:space="preserve">               </w:t>
      </w:r>
      <w:r w:rsidRPr="00B70E6D">
        <w:rPr>
          <w:position w:val="-24"/>
        </w:rPr>
        <w:object w:dxaOrig="2419" w:dyaOrig="624">
          <v:shape id="_x0000_i1087" type="#_x0000_t75" style="width:120.4pt;height:31.1pt;mso-position-horizontal-relative:page;mso-position-vertical-relative:page" o:ole="">
            <v:imagedata r:id="rId146" o:title=""/>
          </v:shape>
          <o:OLEObject Type="Embed" ProgID="Equation.3" ShapeID="_x0000_i1087" DrawAspect="Content" ObjectID="_1463350075" r:id="rId147"/>
        </w:object>
      </w:r>
      <w:r>
        <w:t xml:space="preserve">     </w:t>
      </w:r>
      <w:r>
        <w:rPr>
          <w:rFonts w:hint="eastAsia"/>
        </w:rPr>
        <w:t xml:space="preserve">    </w:t>
      </w:r>
      <w:r>
        <w:t xml:space="preserve">     </w:t>
      </w:r>
      <w:r>
        <w:rPr>
          <w:rFonts w:hint="eastAsia"/>
        </w:rPr>
        <w:t xml:space="preserve">  </w:t>
      </w:r>
      <w:r>
        <w:t xml:space="preserve">   </w:t>
      </w:r>
      <w:r>
        <w:rPr>
          <w:rFonts w:hint="eastAsia"/>
        </w:rPr>
        <w:t>（3）</w:t>
      </w:r>
    </w:p>
    <w:p w:rsidR="007C5775" w:rsidRDefault="007C5775">
      <w:pPr>
        <w:pStyle w:val="a4"/>
        <w:spacing w:line="320" w:lineRule="atLeast"/>
        <w:rPr>
          <w:rFonts w:hAnsi="宋体" w:cs="宋体"/>
          <w:sz w:val="24"/>
          <w:szCs w:val="24"/>
          <w:shd w:val="clear" w:color="auto" w:fill="FFFFFF"/>
        </w:rPr>
      </w:pPr>
      <w:r>
        <w:rPr>
          <w:rFonts w:hAnsi="宋体" w:cs="宋体" w:hint="eastAsia"/>
          <w:sz w:val="24"/>
          <w:szCs w:val="24"/>
          <w:shd w:val="clear" w:color="auto" w:fill="FFFFFF"/>
        </w:rPr>
        <w:t>将(1)式代入(2)式得：</w:t>
      </w:r>
    </w:p>
    <w:p w:rsidR="007C5775" w:rsidRDefault="007C5775">
      <w:pPr>
        <w:pStyle w:val="a4"/>
        <w:spacing w:line="320" w:lineRule="atLeast"/>
        <w:ind w:firstLine="510"/>
      </w:pPr>
      <w:r>
        <w:rPr>
          <w:rFonts w:hint="eastAsia"/>
        </w:rPr>
        <w:t xml:space="preserve">      </w:t>
      </w:r>
      <w:r w:rsidRPr="00B70E6D">
        <w:rPr>
          <w:position w:val="-36"/>
        </w:rPr>
        <w:object w:dxaOrig="4324" w:dyaOrig="841">
          <v:shape id="_x0000_i1088" type="#_x0000_t75" style="width:209.1pt;height:40.9pt;mso-position-horizontal-relative:page;mso-position-vertical-relative:page" o:ole="">
            <v:imagedata r:id="rId148" o:title=""/>
          </v:shape>
          <o:OLEObject Type="Embed" ProgID="Equation.DSMT4" ShapeID="_x0000_i1088" DrawAspect="Content" ObjectID="_1463350076" r:id="rId149"/>
        </w:object>
      </w:r>
      <w:r>
        <w:t xml:space="preserve">      </w:t>
      </w:r>
      <w:r>
        <w:rPr>
          <w:rFonts w:hint="eastAsia"/>
        </w:rPr>
        <w:t xml:space="preserve">     （4）</w:t>
      </w:r>
    </w:p>
    <w:p w:rsidR="007C5775" w:rsidRDefault="007C5775">
      <w:pPr>
        <w:pStyle w:val="a4"/>
        <w:spacing w:line="320" w:lineRule="atLeast"/>
        <w:ind w:firstLine="510"/>
      </w:pPr>
      <w:r>
        <w:rPr>
          <w:rFonts w:hint="eastAsia"/>
        </w:rPr>
        <w:lastRenderedPageBreak/>
        <w:t>                      </w:t>
      </w:r>
      <w:r>
        <w:t>f=</w:t>
      </w:r>
      <w:r w:rsidRPr="00B70E6D">
        <w:rPr>
          <w:position w:val="-24"/>
        </w:rPr>
        <w:object w:dxaOrig="266" w:dyaOrig="634">
          <v:shape id="_x0000_i1089" type="#_x0000_t75" style="width:12.65pt;height:25.35pt;mso-position-horizontal-relative:page;mso-position-vertical-relative:page" o:ole="">
            <v:imagedata r:id="rId150" o:title=""/>
          </v:shape>
          <o:OLEObject Type="Embed" ProgID="Equation.3" ShapeID="_x0000_i1089" DrawAspect="Content" ObjectID="_1463350077" r:id="rId151"/>
        </w:object>
      </w:r>
      <w:r w:rsidRPr="00B70E6D">
        <w:rPr>
          <w:position w:val="-10"/>
        </w:rPr>
        <w:object w:dxaOrig="186" w:dyaOrig="351">
          <v:shape id="_x0000_i1090" type="#_x0000_t75" style="width:8.65pt;height:17.3pt;mso-position-horizontal-relative:page;mso-position-vertical-relative:page" o:ole="">
            <v:imagedata r:id="rId28" o:title=""/>
          </v:shape>
          <o:OLEObject Type="Embed" ProgID="Equation.3" ShapeID="_x0000_i1090" DrawAspect="Content" ObjectID="_1463350078" r:id="rId152"/>
        </w:objec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适当选择线路中的元件参数及电源频率f,使</w:t>
      </w:r>
      <w:r w:rsidRPr="00B70E6D">
        <w:rPr>
          <w:position w:val="-30"/>
        </w:rPr>
        <w:object w:dxaOrig="1072" w:dyaOrig="688">
          <v:shape id="_x0000_i1091" type="#_x0000_t75" style="width:53pt;height:34pt;mso-position-horizontal-relative:page;mso-position-vertical-relative:page" o:ole="">
            <v:imagedata r:id="rId153" o:title=""/>
          </v:shape>
          <o:OLEObject Type="Embed" ProgID="Equation.3" ShapeID="_x0000_i1091" DrawAspect="Content" ObjectID="_1463350079" r:id="rId154"/>
        </w:object>
      </w:r>
      <w:r>
        <w:rPr>
          <w:rFonts w:hint="eastAsia"/>
        </w:rPr>
        <w:t>，</w:t>
      </w:r>
      <w:r w:rsidRPr="00B70E6D">
        <w:rPr>
          <w:position w:val="-30"/>
        </w:rPr>
        <w:object w:dxaOrig="1092" w:dyaOrig="688">
          <v:shape id="_x0000_i1092" type="#_x0000_t75" style="width:53.55pt;height:34pt;mso-position-horizontal-relative:page;mso-position-vertical-relative:page" o:ole="">
            <v:imagedata r:id="rId155" o:title=""/>
          </v:shape>
          <o:OLEObject Type="Embed" ProgID="Equation.3" ShapeID="_x0000_i1092" DrawAspect="Content" ObjectID="_1463350080" r:id="rId156"/>
        </w:object>
      </w:r>
      <w:r>
        <w:t>,</w:t>
      </w:r>
      <w:r>
        <w:rPr>
          <w:rFonts w:hAnsi="宋体" w:cs="宋体" w:hint="eastAsia"/>
          <w:sz w:val="24"/>
          <w:szCs w:val="24"/>
          <w:shd w:val="clear" w:color="auto" w:fill="FFFFFF"/>
        </w:rPr>
        <w:t>则(4)式中非线性项(指数项)在总输出中的比例将小于1%，如将其忽略则得：</w:t>
      </w:r>
    </w:p>
    <w:p w:rsidR="007C5775" w:rsidRDefault="007C5775">
      <w:pPr>
        <w:pStyle w:val="a4"/>
        <w:spacing w:line="320" w:lineRule="atLeast"/>
        <w:ind w:firstLine="510"/>
        <w:jc w:val="center"/>
      </w:pPr>
      <w:r w:rsidRPr="00B70E6D">
        <w:rPr>
          <w:position w:val="-12"/>
        </w:rPr>
        <w:object w:dxaOrig="2123" w:dyaOrig="404">
          <v:shape id="_x0000_i1093" type="#_x0000_t75" style="width:105.4pt;height:19.6pt;mso-position-horizontal-relative:page;mso-position-vertical-relative:page" o:ole="">
            <v:imagedata r:id="rId157" o:title=""/>
          </v:shape>
          <o:OLEObject Type="Embed" ProgID="Equation.DSMT4" ShapeID="_x0000_i1093" DrawAspect="Content" ObjectID="_1463350081" r:id="rId158"/>
        </w:object>
      </w:r>
      <w:r>
        <w:rPr>
          <w:rFonts w:hint="eastAsia"/>
        </w:rPr>
        <w:t></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于是输出电压的平均值</w:t>
      </w:r>
      <w:r w:rsidRPr="00B70E6D">
        <w:rPr>
          <w:rFonts w:hAnsi="宋体" w:cs="宋体" w:hint="eastAsia"/>
          <w:position w:val="-12"/>
          <w:sz w:val="24"/>
          <w:szCs w:val="24"/>
          <w:shd w:val="clear" w:color="auto" w:fill="FFFFFF"/>
        </w:rPr>
        <w:object w:dxaOrig="328" w:dyaOrig="369">
          <v:shape id="_x0000_i1094" type="#_x0000_t75" style="width:16.15pt;height:18.45pt;mso-position-horizontal-relative:page;mso-position-vertical-relative:page" o:ole="">
            <v:imagedata r:id="rId159" o:title=""/>
          </v:shape>
          <o:OLEObject Type="Embed" ProgID="Equation.3" ShapeID="_x0000_i1094" DrawAspect="Content" ObjectID="_1463350082" r:id="rId160">
            <o:FieldCodes>\* MERGEFORMAT</o:FieldCodes>
          </o:OLEObject>
        </w:object>
      </w:r>
      <w:r>
        <w:rPr>
          <w:rFonts w:hAnsi="宋体" w:cs="宋体" w:hint="eastAsia"/>
          <w:sz w:val="24"/>
          <w:szCs w:val="24"/>
          <w:shd w:val="clear" w:color="auto" w:fill="FFFFFF"/>
        </w:rPr>
        <w:t>可写为：</w:t>
      </w:r>
    </w:p>
    <w:p w:rsidR="007C5775" w:rsidRDefault="007C5775">
      <w:pPr>
        <w:pStyle w:val="a4"/>
        <w:spacing w:line="320" w:lineRule="atLeast"/>
        <w:ind w:firstLine="510"/>
        <w:jc w:val="center"/>
      </w:pPr>
      <w:r w:rsidRPr="00B70E6D">
        <w:rPr>
          <w:position w:val="-14"/>
        </w:rPr>
        <w:object w:dxaOrig="5455" w:dyaOrig="420">
          <v:shape id="_x0000_i1095" type="#_x0000_t75" style="width:273pt;height:21.3pt;mso-position-horizontal-relative:page;mso-position-vertical-relative:page" o:ole="">
            <v:imagedata r:id="rId161" o:title=""/>
          </v:shape>
          <o:OLEObject Type="Embed" ProgID="Equation.DSMT4" ShapeID="_x0000_i1095" DrawAspect="Content" ObjectID="_1463350083" r:id="rId162"/>
        </w:object>
      </w:r>
      <w:r>
        <w:rPr>
          <w:rFonts w:hint="eastAsia"/>
        </w:rPr>
        <w:t></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前面已证明：</w:t>
      </w:r>
    </w:p>
    <w:p w:rsidR="007C5775" w:rsidRDefault="007C5775">
      <w:pPr>
        <w:pStyle w:val="a4"/>
        <w:spacing w:line="320" w:lineRule="atLeast"/>
        <w:ind w:firstLine="510"/>
        <w:jc w:val="center"/>
        <w:rPr>
          <w:rFonts w:hAnsi="宋体" w:cs="宋体"/>
          <w:sz w:val="24"/>
          <w:szCs w:val="24"/>
          <w:shd w:val="clear" w:color="auto" w:fill="FFFFFF"/>
        </w:rPr>
      </w:pPr>
      <w:r w:rsidRPr="00B70E6D">
        <w:rPr>
          <w:rFonts w:hAnsi="宋体" w:cs="宋体" w:hint="eastAsia"/>
          <w:position w:val="-12"/>
          <w:sz w:val="24"/>
          <w:szCs w:val="24"/>
          <w:shd w:val="clear" w:color="auto" w:fill="FFFFFF"/>
        </w:rPr>
        <w:object w:dxaOrig="1500" w:dyaOrig="360">
          <v:shape id="_x0000_i1096" type="#_x0000_t75" style="width:74.9pt;height:18.45pt;mso-position-horizontal-relative:page;mso-position-vertical-relative:page" o:ole="">
            <v:imagedata r:id="rId163" o:title=""/>
          </v:shape>
          <o:OLEObject Type="Embed" ProgID="Equation.3" ShapeID="_x0000_i1096" DrawAspect="Content" ObjectID="_1463350084" r:id="rId164">
            <o:FieldCodes>\* MERGEFORMAT</o:FieldCodes>
          </o:OLEObject>
        </w:object>
      </w:r>
      <w:r>
        <w:rPr>
          <w:rFonts w:hAnsi="宋体" w:cs="宋体" w:hint="eastAsia"/>
          <w:sz w:val="24"/>
          <w:szCs w:val="24"/>
          <w:shd w:val="clear" w:color="auto" w:fill="FFFFFF"/>
        </w:rPr>
        <w:t></w:t>
      </w:r>
    </w:p>
    <w:p w:rsidR="007C5775" w:rsidRDefault="007C5775">
      <w:pPr>
        <w:pStyle w:val="a4"/>
        <w:spacing w:line="320" w:lineRule="atLeast"/>
        <w:ind w:firstLine="510"/>
      </w:pPr>
      <w:commentRangeStart w:id="151"/>
      <w:r>
        <w:rPr>
          <w:rFonts w:hint="eastAsia"/>
        </w:rPr>
        <w:t>所以</w:t>
      </w:r>
      <w:commentRangeEnd w:id="151"/>
      <w:r w:rsidR="00742FA1">
        <w:rPr>
          <w:rStyle w:val="ae"/>
          <w:rFonts w:ascii="Times New Roman" w:hAnsi="Times New Roman" w:cs="Times New Roman"/>
        </w:rPr>
        <w:commentReference w:id="151"/>
      </w:r>
      <w:r>
        <w:rPr>
          <w:rFonts w:hint="eastAsia"/>
        </w:rPr>
        <w:t>：</w:t>
      </w:r>
    </w:p>
    <w:p w:rsidR="007C5775" w:rsidRDefault="007C5775">
      <w:pPr>
        <w:pStyle w:val="a4"/>
        <w:spacing w:line="320" w:lineRule="atLeast"/>
        <w:ind w:firstLine="510"/>
        <w:jc w:val="center"/>
      </w:pPr>
      <w:r>
        <w:rPr>
          <w:rFonts w:hint="eastAsia"/>
        </w:rPr>
        <w:t xml:space="preserve">                       </w:t>
      </w:r>
      <w:r w:rsidRPr="00B70E6D">
        <w:rPr>
          <w:position w:val="-12"/>
        </w:rPr>
        <w:object w:dxaOrig="1761" w:dyaOrig="364">
          <v:shape id="_x0000_i1097" type="#_x0000_t75" style="width:87pt;height:17.85pt;mso-position-horizontal-relative:page;mso-position-vertical-relative:page" o:ole="">
            <v:imagedata r:id="rId165" o:title=""/>
          </v:shape>
          <o:OLEObject Type="Embed" ProgID="Equation.DSMT4" ShapeID="_x0000_i1097" DrawAspect="Content" ObjectID="_1463350085" r:id="rId166"/>
        </w:object>
      </w:r>
      <w:r>
        <w:rPr>
          <w:rFonts w:hint="eastAsia"/>
        </w:rPr>
        <w:t xml:space="preserve">                  </w:t>
      </w:r>
      <w:r>
        <w:t xml:space="preserve"> </w:t>
      </w:r>
      <w:r w:rsidRPr="00B70E6D">
        <w:rPr>
          <w:position w:val="-10"/>
        </w:rPr>
        <w:object w:dxaOrig="186" w:dyaOrig="351">
          <v:shape id="_x0000_i1098" type="#_x0000_t75" style="width:8.65pt;height:17.3pt;mso-position-horizontal-relative:page;mso-position-vertical-relative:page" o:ole="">
            <v:imagedata r:id="rId28" o:title=""/>
          </v:shape>
          <o:OLEObject Type="Embed" ProgID="Equation.3" ShapeID="_x0000_i1098" DrawAspect="Content" ObjectID="_1463350086" r:id="rId167"/>
        </w:object>
      </w:r>
      <w:r>
        <w:rPr>
          <w:rFonts w:hint="eastAsia"/>
        </w:rPr>
        <w:t></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x为动片位移量(当动片处于两定片中间位置时，x=0,此时</w:t>
      </w:r>
      <w:r w:rsidRPr="00B70E6D">
        <w:rPr>
          <w:rFonts w:hAnsi="宋体" w:cs="宋体" w:hint="eastAsia"/>
          <w:position w:val="-12"/>
          <w:sz w:val="24"/>
          <w:szCs w:val="24"/>
          <w:shd w:val="clear" w:color="auto" w:fill="FFFFFF"/>
        </w:rPr>
        <w:object w:dxaOrig="328" w:dyaOrig="369">
          <v:shape id="_x0000_i1099" type="#_x0000_t75" style="width:16.15pt;height:18.45pt;mso-position-horizontal-relative:page;mso-position-vertical-relative:page" o:ole="">
            <v:imagedata r:id="rId159" o:title=""/>
          </v:shape>
          <o:OLEObject Type="Embed" ProgID="Equation.3" ShapeID="_x0000_i1099" DrawAspect="Content" ObjectID="_1463350087" r:id="rId168">
            <o:FieldCodes>\* MERGEFORMAT</o:FieldCodes>
          </o:OLEObject>
        </w:object>
      </w:r>
      <w:r>
        <w:rPr>
          <w:rFonts w:hAnsi="宋体" w:cs="宋体" w:hint="eastAsia"/>
          <w:sz w:val="24"/>
          <w:szCs w:val="24"/>
          <w:shd w:val="clear" w:color="auto" w:fill="FFFFFF"/>
        </w:rPr>
        <w:t>＝０Ｖ）。  据此原理，可用差动变面积式传感器测量直线位移，以及可转化为位移测量的其它非电量。</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2）运算放大电路</w:t>
      </w:r>
    </w:p>
    <w:p w:rsidR="007C5775" w:rsidRDefault="007C5775">
      <w:pPr>
        <w:pStyle w:val="a4"/>
        <w:spacing w:line="320" w:lineRule="atLeast"/>
        <w:ind w:firstLine="510"/>
        <w:rPr>
          <w:rFonts w:hAnsi="宋体" w:cs="宋体"/>
          <w:sz w:val="24"/>
          <w:szCs w:val="24"/>
          <w:shd w:val="clear" w:color="auto" w:fill="FFFFFF"/>
        </w:rPr>
      </w:pPr>
      <w:r>
        <w:rPr>
          <w:rFonts w:hAnsi="宋体" w:cs="宋体" w:hint="eastAsia"/>
          <w:sz w:val="24"/>
          <w:szCs w:val="24"/>
          <w:shd w:val="clear" w:color="auto" w:fill="FFFFFF"/>
        </w:rPr>
        <w:t>后面接一个运算放大器放大电路，用以放大所得电压</w:t>
      </w:r>
      <w:r w:rsidRPr="00B70E6D">
        <w:rPr>
          <w:rFonts w:hAnsi="宋体" w:cs="宋体" w:hint="eastAsia"/>
          <w:position w:val="-12"/>
          <w:sz w:val="24"/>
          <w:szCs w:val="24"/>
          <w:shd w:val="clear" w:color="auto" w:fill="FFFFFF"/>
        </w:rPr>
        <w:object w:dxaOrig="328" w:dyaOrig="369">
          <v:shape id="_x0000_i1100" type="#_x0000_t75" style="width:16.15pt;height:18.45pt;mso-position-horizontal-relative:page;mso-position-vertical-relative:page" o:ole="">
            <v:imagedata r:id="rId159" o:title=""/>
          </v:shape>
          <o:OLEObject Type="Embed" ProgID="Equation.3" ShapeID="_x0000_i1100" DrawAspect="Content" ObjectID="_1463350088" r:id="rId169">
            <o:FieldCodes>\* MERGEFORMAT</o:FieldCodes>
          </o:OLEObject>
        </w:object>
      </w:r>
      <w:r>
        <w:rPr>
          <w:rFonts w:hAnsi="宋体" w:cs="宋体" w:hint="eastAsia"/>
          <w:sz w:val="24"/>
          <w:szCs w:val="24"/>
          <w:shd w:val="clear" w:color="auto" w:fill="FFFFFF"/>
        </w:rPr>
        <w:t>。</w:t>
      </w:r>
    </w:p>
    <w:p w:rsidR="007C5775" w:rsidRDefault="007C5775">
      <w:pPr>
        <w:spacing w:line="400" w:lineRule="exact"/>
        <w:ind w:firstLine="510"/>
        <w:rPr>
          <w:rFonts w:ascii="宋体" w:hAnsi="宋体" w:cs="宋体"/>
          <w:sz w:val="24"/>
          <w:shd w:val="clear" w:color="auto" w:fill="FFFFFF"/>
        </w:rPr>
      </w:pPr>
      <w:r>
        <w:rPr>
          <w:rFonts w:ascii="宋体" w:hAnsi="宋体" w:cs="宋体" w:hint="eastAsia"/>
          <w:sz w:val="24"/>
          <w:shd w:val="clear" w:color="auto" w:fill="FFFFFF"/>
        </w:rPr>
        <w:t>运算放大器，根据名字可知，它是做运算用的放大器，在目前的器件中，应用最广泛。运算放大器的功能主要是对讯号进行减法、加法、积分、微分等数学运算。但其用途并不限于此，由于它具有高性能的直接耦合特点，所以在测量技术、自动控制技术、仪器仪表等领域中均有十分广泛的应用。</w:t>
      </w:r>
    </w:p>
    <w:p w:rsidR="007C5775" w:rsidRDefault="007C5775">
      <w:pPr>
        <w:spacing w:line="400" w:lineRule="exact"/>
        <w:ind w:firstLine="510"/>
        <w:rPr>
          <w:rFonts w:ascii="宋体" w:hAnsi="宋体" w:cs="宋体"/>
          <w:sz w:val="24"/>
          <w:shd w:val="clear" w:color="auto" w:fill="FFFFFF"/>
        </w:rPr>
      </w:pPr>
      <w:r>
        <w:rPr>
          <w:rFonts w:ascii="宋体" w:hAnsi="宋体" w:cs="宋体" w:hint="eastAsia"/>
          <w:spacing w:val="15"/>
          <w:sz w:val="24"/>
          <w:shd w:val="clear" w:color="auto" w:fill="FFFFFF"/>
        </w:rPr>
        <w:t>运算放大器一般包含偏置电路，输入级，中间级，输出级4个部分。</w:t>
      </w:r>
    </w:p>
    <w:p w:rsidR="007C5775" w:rsidRDefault="00E0132A">
      <w:pPr>
        <w:pStyle w:val="a4"/>
        <w:spacing w:line="320" w:lineRule="atLeast"/>
        <w:ind w:firstLine="510"/>
        <w:rPr>
          <w:rFonts w:hAnsi="宋体" w:cs="宋体"/>
          <w:sz w:val="24"/>
          <w:szCs w:val="24"/>
          <w:shd w:val="clear" w:color="auto" w:fill="FFFFFF"/>
        </w:rPr>
      </w:pPr>
      <w:r>
        <w:rPr>
          <w:rFonts w:hint="eastAsia"/>
          <w:noProof/>
          <w:sz w:val="24"/>
          <w:szCs w:val="24"/>
        </w:rPr>
        <w:drawing>
          <wp:anchor distT="0" distB="0" distL="114300" distR="114300" simplePos="0" relativeHeight="251661312" behindDoc="0" locked="0" layoutInCell="1" allowOverlap="1">
            <wp:simplePos x="0" y="0"/>
            <wp:positionH relativeFrom="column">
              <wp:posOffset>2807970</wp:posOffset>
            </wp:positionH>
            <wp:positionV relativeFrom="paragraph">
              <wp:posOffset>90805</wp:posOffset>
            </wp:positionV>
            <wp:extent cx="1929130" cy="1056005"/>
            <wp:effectExtent l="19050" t="0" r="0" b="0"/>
            <wp:wrapNone/>
            <wp:docPr id="20" name="图片 20" descr="2014-05-24_1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05-24_162617"/>
                    <pic:cNvPicPr>
                      <a:picLocks noChangeAspect="1" noChangeArrowheads="1"/>
                    </pic:cNvPicPr>
                  </pic:nvPicPr>
                  <pic:blipFill>
                    <a:blip r:embed="rId170"/>
                    <a:srcRect/>
                    <a:stretch>
                      <a:fillRect/>
                    </a:stretch>
                  </pic:blipFill>
                  <pic:spPr bwMode="auto">
                    <a:xfrm>
                      <a:off x="0" y="0"/>
                      <a:ext cx="1929130" cy="1056005"/>
                    </a:xfrm>
                    <a:prstGeom prst="rect">
                      <a:avLst/>
                    </a:prstGeom>
                    <a:noFill/>
                    <a:ln w="9525">
                      <a:noFill/>
                      <a:miter lim="800000"/>
                      <a:headEnd/>
                      <a:tailEnd/>
                    </a:ln>
                  </pic:spPr>
                </pic:pic>
              </a:graphicData>
            </a:graphic>
          </wp:anchor>
        </w:drawing>
      </w:r>
      <w:r>
        <w:rPr>
          <w:rFonts w:hint="eastAsia"/>
          <w:noProof/>
          <w:sz w:val="24"/>
          <w:szCs w:val="24"/>
        </w:rPr>
        <w:drawing>
          <wp:anchor distT="0" distB="0" distL="114300" distR="114300" simplePos="0" relativeHeight="251660288" behindDoc="0" locked="0" layoutInCell="1" allowOverlap="1">
            <wp:simplePos x="0" y="0"/>
            <wp:positionH relativeFrom="column">
              <wp:posOffset>483870</wp:posOffset>
            </wp:positionH>
            <wp:positionV relativeFrom="paragraph">
              <wp:posOffset>33020</wp:posOffset>
            </wp:positionV>
            <wp:extent cx="1630680" cy="1183005"/>
            <wp:effectExtent l="19050" t="0" r="7620" b="0"/>
            <wp:wrapNone/>
            <wp:docPr id="21" name="图片 21" descr="2014-05-18_14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014-05-18_141901"/>
                    <pic:cNvPicPr>
                      <a:picLocks noChangeAspect="1" noChangeArrowheads="1"/>
                    </pic:cNvPicPr>
                  </pic:nvPicPr>
                  <pic:blipFill>
                    <a:blip r:embed="rId171"/>
                    <a:srcRect/>
                    <a:stretch>
                      <a:fillRect/>
                    </a:stretch>
                  </pic:blipFill>
                  <pic:spPr bwMode="auto">
                    <a:xfrm>
                      <a:off x="0" y="0"/>
                      <a:ext cx="1630680" cy="1183005"/>
                    </a:xfrm>
                    <a:prstGeom prst="rect">
                      <a:avLst/>
                    </a:prstGeom>
                    <a:noFill/>
                    <a:ln w="9525">
                      <a:noFill/>
                      <a:miter lim="800000"/>
                      <a:headEnd/>
                      <a:tailEnd/>
                    </a:ln>
                  </pic:spPr>
                </pic:pic>
              </a:graphicData>
            </a:graphic>
          </wp:anchor>
        </w:drawing>
      </w: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pPr>
        <w:pStyle w:val="a4"/>
        <w:spacing w:line="320" w:lineRule="atLeast"/>
        <w:rPr>
          <w:sz w:val="24"/>
          <w:szCs w:val="24"/>
        </w:rPr>
      </w:pPr>
    </w:p>
    <w:p w:rsidR="007C5775" w:rsidRDefault="007C5775">
      <w:pPr>
        <w:pStyle w:val="a4"/>
        <w:spacing w:line="320" w:lineRule="atLeast"/>
        <w:rPr>
          <w:sz w:val="24"/>
          <w:szCs w:val="24"/>
        </w:rPr>
      </w:pPr>
      <w:r>
        <w:rPr>
          <w:rFonts w:hint="eastAsia"/>
        </w:rPr>
        <w:t xml:space="preserve">  </w:t>
      </w:r>
      <w:r>
        <w:rPr>
          <w:rFonts w:hint="eastAsia"/>
          <w:sz w:val="24"/>
          <w:szCs w:val="24"/>
        </w:rPr>
        <w:t xml:space="preserve">  图14   运算放大器的特性曲线     图15 运算放大器输入输出端图</w:t>
      </w:r>
      <w:r>
        <w:rPr>
          <w:rFonts w:hint="eastAsia"/>
        </w:rPr>
        <w:t>示</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图14是运算放大器的特性曲线，通常应用的是曲线中的线性部分。在图15中，</w:t>
      </w:r>
      <w:r w:rsidRPr="00B70E6D">
        <w:rPr>
          <w:rFonts w:ascii="宋体" w:hAnsi="宋体" w:cs="宋体" w:hint="eastAsia"/>
          <w:position w:val="-10"/>
          <w:sz w:val="24"/>
          <w:shd w:val="clear" w:color="auto" w:fill="FFFFFF"/>
        </w:rPr>
        <w:object w:dxaOrig="350" w:dyaOrig="350">
          <v:shape id="_x0000_i1101" type="#_x0000_t75" style="width:17.3pt;height:17.3pt;mso-position-horizontal-relative:page;mso-position-vertical-relative:page" o:ole="">
            <v:imagedata r:id="rId172" o:title=""/>
          </v:shape>
          <o:OLEObject Type="Embed" ProgID="Equation.3" ShapeID="_x0000_i1101" DrawAspect="Content" ObjectID="_1463350089" r:id="rId173">
            <o:FieldCodes>\* MERGEFORMAT</o:FieldCodes>
          </o:OLEObject>
        </w:object>
      </w:r>
      <w:r>
        <w:rPr>
          <w:rFonts w:ascii="宋体" w:hAnsi="宋体" w:cs="宋体" w:hint="eastAsia"/>
          <w:sz w:val="24"/>
          <w:shd w:val="clear" w:color="auto" w:fill="FFFFFF"/>
        </w:rPr>
        <w:t>对应的端子为“-”，当输入单独加在该端时，输出</w:t>
      </w:r>
      <w:r w:rsidRPr="00B70E6D">
        <w:rPr>
          <w:rFonts w:ascii="宋体" w:hAnsi="宋体" w:cs="宋体" w:hint="eastAsia"/>
          <w:position w:val="-12"/>
          <w:sz w:val="24"/>
          <w:shd w:val="clear" w:color="auto" w:fill="FFFFFF"/>
        </w:rPr>
        <w:object w:dxaOrig="322" w:dyaOrig="363">
          <v:shape id="_x0000_i1102" type="#_x0000_t75" style="width:16.15pt;height:18.45pt;mso-position-horizontal-relative:page;mso-position-vertical-relative:page" o:ole="">
            <v:imagedata r:id="rId174" o:title=""/>
          </v:shape>
          <o:OLEObject Type="Embed" ProgID="Equation.3" ShapeID="_x0000_i1102" DrawAspect="Content" ObjectID="_1463350090" r:id="rId175">
            <o:FieldCodes>\* MERGEFORMAT</o:FieldCodes>
          </o:OLEObject>
        </w:object>
      </w:r>
      <w:r>
        <w:rPr>
          <w:rFonts w:ascii="宋体" w:hAnsi="宋体" w:cs="宋体" w:hint="eastAsia"/>
          <w:sz w:val="24"/>
          <w:shd w:val="clear" w:color="auto" w:fill="FFFFFF"/>
        </w:rPr>
        <w:t>与输入</w:t>
      </w:r>
      <w:r w:rsidRPr="00B70E6D">
        <w:rPr>
          <w:rFonts w:ascii="宋体" w:hAnsi="宋体" w:cs="宋体" w:hint="eastAsia"/>
          <w:position w:val="-12"/>
          <w:sz w:val="24"/>
          <w:shd w:val="clear" w:color="auto" w:fill="FFFFFF"/>
        </w:rPr>
        <w:object w:dxaOrig="302" w:dyaOrig="363">
          <v:shape id="_x0000_i1103" type="#_x0000_t75" style="width:15pt;height:18.45pt;mso-position-horizontal-relative:page;mso-position-vertical-relative:page" o:ole="">
            <v:imagedata r:id="rId176" o:title=""/>
          </v:shape>
          <o:OLEObject Type="Embed" ProgID="Equation.3" ShapeID="_x0000_i1103" DrawAspect="Content" ObjectID="_1463350091" r:id="rId177">
            <o:FieldCodes>\* MERGEFORMAT</o:FieldCodes>
          </o:OLEObject>
        </w:object>
      </w:r>
      <w:r>
        <w:rPr>
          <w:rFonts w:ascii="宋体" w:hAnsi="宋体" w:cs="宋体" w:hint="eastAsia"/>
          <w:sz w:val="24"/>
          <w:shd w:val="clear" w:color="auto" w:fill="FFFFFF"/>
        </w:rPr>
        <w:t>反向，所以该端称为反向输入端。</w:t>
      </w:r>
      <w:r w:rsidRPr="00B70E6D">
        <w:rPr>
          <w:rFonts w:ascii="宋体" w:hAnsi="宋体" w:cs="宋体" w:hint="eastAsia"/>
          <w:position w:val="-10"/>
          <w:sz w:val="24"/>
          <w:shd w:val="clear" w:color="auto" w:fill="FFFFFF"/>
        </w:rPr>
        <w:object w:dxaOrig="350" w:dyaOrig="350">
          <v:shape id="_x0000_i1104" type="#_x0000_t75" style="width:17.3pt;height:17.3pt;mso-position-horizontal-relative:page;mso-position-vertical-relative:page" o:ole="">
            <v:imagedata r:id="rId178" o:title=""/>
          </v:shape>
          <o:OLEObject Type="Embed" ProgID="Equation.3" ShapeID="_x0000_i1104" DrawAspect="Content" ObjectID="_1463350092" r:id="rId179">
            <o:FieldCodes>\* MERGEFORMAT</o:FieldCodes>
          </o:OLEObject>
        </w:object>
      </w:r>
      <w:r>
        <w:rPr>
          <w:rFonts w:ascii="宋体" w:hAnsi="宋体" w:cs="宋体" w:hint="eastAsia"/>
          <w:sz w:val="24"/>
          <w:shd w:val="clear" w:color="auto" w:fill="FFFFFF"/>
        </w:rPr>
        <w:t>对应的端子为“+”，当输入单独加在该端子时，输出</w:t>
      </w:r>
      <w:r w:rsidRPr="00B70E6D">
        <w:rPr>
          <w:rFonts w:ascii="宋体" w:hAnsi="宋体" w:cs="宋体" w:hint="eastAsia"/>
          <w:position w:val="-12"/>
          <w:sz w:val="24"/>
          <w:shd w:val="clear" w:color="auto" w:fill="FFFFFF"/>
        </w:rPr>
        <w:object w:dxaOrig="322" w:dyaOrig="363">
          <v:shape id="_x0000_i1105" type="#_x0000_t75" style="width:16.15pt;height:18.45pt;mso-position-horizontal-relative:page;mso-position-vertical-relative:page" o:ole="">
            <v:imagedata r:id="rId174" o:title=""/>
          </v:shape>
          <o:OLEObject Type="Embed" ProgID="Equation.3" ShapeID="_x0000_i1105" DrawAspect="Content" ObjectID="_1463350093" r:id="rId180">
            <o:FieldCodes>\* MERGEFORMAT</o:FieldCodes>
          </o:OLEObject>
        </w:object>
      </w:r>
      <w:r>
        <w:rPr>
          <w:rFonts w:ascii="宋体" w:hAnsi="宋体" w:cs="宋体" w:hint="eastAsia"/>
          <w:sz w:val="24"/>
          <w:shd w:val="clear" w:color="auto" w:fill="FFFFFF"/>
        </w:rPr>
        <w:t>与输入</w:t>
      </w:r>
      <w:r w:rsidRPr="00B70E6D">
        <w:rPr>
          <w:rFonts w:ascii="宋体" w:hAnsi="宋体" w:cs="宋体" w:hint="eastAsia"/>
          <w:position w:val="-12"/>
          <w:sz w:val="24"/>
          <w:shd w:val="clear" w:color="auto" w:fill="FFFFFF"/>
        </w:rPr>
        <w:object w:dxaOrig="302" w:dyaOrig="363">
          <v:shape id="_x0000_i1106" type="#_x0000_t75" style="width:15pt;height:18.45pt;mso-position-horizontal-relative:page;mso-position-vertical-relative:page" o:ole="">
            <v:imagedata r:id="rId176" o:title=""/>
          </v:shape>
          <o:OLEObject Type="Embed" ProgID="Equation.3" ShapeID="_x0000_i1106" DrawAspect="Content" ObjectID="_1463350094" r:id="rId181">
            <o:FieldCodes>\* MERGEFORMAT</o:FieldCodes>
          </o:OLEObject>
        </w:object>
      </w:r>
      <w:r>
        <w:rPr>
          <w:rFonts w:ascii="宋体" w:hAnsi="宋体" w:cs="宋体" w:hint="eastAsia"/>
          <w:sz w:val="24"/>
          <w:shd w:val="clear" w:color="auto" w:fill="FFFFFF"/>
        </w:rPr>
        <w:t>方向相同，所以该端为正向输入端。输出：</w:t>
      </w:r>
      <w:r w:rsidRPr="00B70E6D">
        <w:rPr>
          <w:rFonts w:ascii="宋体" w:hAnsi="宋体" w:cs="宋体" w:hint="eastAsia"/>
          <w:position w:val="-12"/>
          <w:sz w:val="24"/>
          <w:shd w:val="clear" w:color="auto" w:fill="FFFFFF"/>
        </w:rPr>
        <w:object w:dxaOrig="1694" w:dyaOrig="363">
          <v:shape id="_x0000_i1107" type="#_x0000_t75" style="width:84.1pt;height:18.45pt;mso-position-horizontal-relative:page;mso-position-vertical-relative:page" o:ole="">
            <v:imagedata r:id="rId182" o:title=""/>
          </v:shape>
          <o:OLEObject Type="Embed" ProgID="Equation.3" ShapeID="_x0000_i1107" DrawAspect="Content" ObjectID="_1463350095" r:id="rId183">
            <o:FieldCodes>\* MERGEFORMAT</o:FieldCodes>
          </o:OLEObject>
        </w:object>
      </w:r>
      <w:r>
        <w:rPr>
          <w:rFonts w:ascii="宋体" w:hAnsi="宋体" w:cs="宋体" w:hint="eastAsia"/>
          <w:sz w:val="24"/>
          <w:shd w:val="clear" w:color="auto" w:fill="FFFFFF"/>
        </w:rPr>
        <w:t>；这里的A是开环电压放大倍数，称为运算放大器的开环增益。在实际的应用中，运算放大器经常被看做理想的运放，所谓的理想运放的条件是：开环电压增益</w:t>
      </w:r>
      <w:r w:rsidRPr="00B70E6D">
        <w:rPr>
          <w:rFonts w:ascii="宋体" w:hAnsi="宋体" w:cs="宋体" w:hint="eastAsia"/>
          <w:position w:val="-12"/>
          <w:sz w:val="24"/>
          <w:shd w:val="clear" w:color="auto" w:fill="FFFFFF"/>
        </w:rPr>
        <w:object w:dxaOrig="848" w:dyaOrig="364">
          <v:shape id="_x0000_i1108" type="#_x0000_t75" style="width:42.05pt;height:17.85pt;mso-position-horizontal-relative:page;mso-position-vertical-relative:page" o:ole="">
            <v:imagedata r:id="rId184" o:title=""/>
          </v:shape>
          <o:OLEObject Type="Embed" ProgID="Equation.3" ShapeID="_x0000_i1108" DrawAspect="Content" ObjectID="_1463350096" r:id="rId185">
            <o:FieldCodes>\* MERGEFORMAT</o:FieldCodes>
          </o:OLEObject>
        </w:object>
      </w:r>
      <w:r>
        <w:rPr>
          <w:rFonts w:ascii="宋体" w:hAnsi="宋体" w:cs="宋体" w:hint="eastAsia"/>
          <w:sz w:val="24"/>
          <w:shd w:val="clear" w:color="auto" w:fill="FFFFFF"/>
        </w:rPr>
        <w:t>；输入阻抗</w:t>
      </w:r>
      <w:r w:rsidRPr="00B70E6D">
        <w:rPr>
          <w:rFonts w:ascii="宋体" w:hAnsi="宋体" w:cs="宋体" w:hint="eastAsia"/>
          <w:position w:val="-12"/>
          <w:sz w:val="24"/>
          <w:shd w:val="clear" w:color="auto" w:fill="FFFFFF"/>
        </w:rPr>
        <w:object w:dxaOrig="629" w:dyaOrig="365">
          <v:shape id="_x0000_i1109" type="#_x0000_t75" style="width:31.1pt;height:17.85pt;mso-position-horizontal-relative:page;mso-position-vertical-relative:page" o:ole="">
            <v:imagedata r:id="rId186" o:title=""/>
          </v:shape>
          <o:OLEObject Type="Embed" ProgID="Equation.3" ShapeID="_x0000_i1109" DrawAspect="Content" ObjectID="_1463350097" r:id="rId187">
            <o:FieldCodes>\* MERGEFORMAT</o:FieldCodes>
          </o:OLEObject>
        </w:object>
      </w:r>
      <w:r>
        <w:rPr>
          <w:rFonts w:ascii="宋体" w:hAnsi="宋体" w:cs="宋体" w:hint="eastAsia"/>
          <w:sz w:val="24"/>
          <w:shd w:val="clear" w:color="auto" w:fill="FFFFFF"/>
        </w:rPr>
        <w:t>；输出阻抗</w:t>
      </w:r>
      <w:r w:rsidRPr="00B70E6D">
        <w:rPr>
          <w:rFonts w:ascii="宋体" w:hAnsi="宋体" w:cs="宋体" w:hint="eastAsia"/>
          <w:position w:val="-12"/>
          <w:sz w:val="24"/>
          <w:shd w:val="clear" w:color="auto" w:fill="FFFFFF"/>
        </w:rPr>
        <w:object w:dxaOrig="609" w:dyaOrig="365">
          <v:shape id="_x0000_i1110" type="#_x0000_t75" style="width:29.95pt;height:17.85pt;mso-position-horizontal-relative:page;mso-position-vertical-relative:page" o:ole="">
            <v:imagedata r:id="rId188" o:title=""/>
          </v:shape>
          <o:OLEObject Type="Embed" ProgID="Equation.3" ShapeID="_x0000_i1110" DrawAspect="Content" ObjectID="_1463350098" r:id="rId189">
            <o:FieldCodes>\* MERGEFORMAT</o:FieldCodes>
          </o:OLEObject>
        </w:object>
      </w:r>
      <w:r>
        <w:rPr>
          <w:rFonts w:ascii="宋体" w:hAnsi="宋体" w:cs="宋体" w:hint="eastAsia"/>
          <w:sz w:val="24"/>
          <w:shd w:val="clear" w:color="auto" w:fill="FFFFFF"/>
        </w:rPr>
        <w:t>；带宽</w:t>
      </w:r>
      <w:r w:rsidRPr="00B70E6D">
        <w:rPr>
          <w:rFonts w:ascii="宋体" w:hAnsi="宋体" w:cs="宋体" w:hint="eastAsia"/>
          <w:position w:val="-12"/>
          <w:sz w:val="24"/>
          <w:shd w:val="clear" w:color="auto" w:fill="FFFFFF"/>
        </w:rPr>
        <w:object w:dxaOrig="867" w:dyaOrig="363">
          <v:shape id="_x0000_i1111" type="#_x0000_t75" style="width:42.6pt;height:18.45pt;mso-position-horizontal-relative:page;mso-position-vertical-relative:page" o:ole="">
            <v:imagedata r:id="rId190" o:title=""/>
          </v:shape>
          <o:OLEObject Type="Embed" ProgID="Equation.3" ShapeID="_x0000_i1111" DrawAspect="Content" ObjectID="_1463350099" r:id="rId191">
            <o:FieldCodes>\* MERGEFORMAT</o:FieldCodes>
          </o:OLEObject>
        </w:object>
      </w:r>
      <w:r>
        <w:rPr>
          <w:rFonts w:ascii="宋体" w:hAnsi="宋体" w:cs="宋体" w:hint="eastAsia"/>
          <w:sz w:val="24"/>
          <w:shd w:val="clear" w:color="auto" w:fill="FFFFFF"/>
        </w:rPr>
        <w:t>；失调与漂移均为零等理想化参数。</w:t>
      </w:r>
    </w:p>
    <w:p w:rsidR="007C5775" w:rsidRDefault="007C5775">
      <w:pPr>
        <w:shd w:val="solid" w:color="FFFFFF" w:fill="auto"/>
        <w:autoSpaceDN w:val="0"/>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在运算放大器的应用中，最常用的是比例电路。比例电路能够将输入信号按比例放大，它主要分为反向比例电路、同相比例电路、差动比例电路。本设计中主要用到的是反向比例放大和同向比例放大，所以只对着两种放大电路进行解析。</w:t>
      </w:r>
    </w:p>
    <w:p w:rsidR="007C5775" w:rsidRDefault="007C5775">
      <w:pPr>
        <w:shd w:val="solid" w:color="FFFFFF" w:fill="auto"/>
        <w:autoSpaceDN w:val="0"/>
        <w:spacing w:line="400" w:lineRule="exact"/>
        <w:rPr>
          <w:rFonts w:ascii="宋体" w:hAnsi="宋体" w:cs="宋体"/>
          <w:spacing w:val="32"/>
          <w:sz w:val="24"/>
          <w:shd w:val="clear" w:color="auto" w:fill="FFFFFF"/>
        </w:rPr>
      </w:pPr>
      <w:r>
        <w:rPr>
          <w:rFonts w:ascii="宋体" w:hAnsi="宋体" w:cs="宋体" w:hint="eastAsia"/>
          <w:sz w:val="24"/>
          <w:shd w:val="clear" w:color="auto" w:fill="FFFFFF"/>
        </w:rPr>
        <w:t xml:space="preserve">    </w:t>
      </w:r>
      <w:r>
        <w:rPr>
          <w:rFonts w:ascii="宋体" w:hAnsi="宋体" w:cs="宋体" w:hint="eastAsia"/>
          <w:spacing w:val="41"/>
          <w:sz w:val="24"/>
          <w:shd w:val="clear" w:color="auto" w:fill="FFFFFF"/>
        </w:rPr>
        <w:t>(a)</w:t>
      </w:r>
      <w:r>
        <w:rPr>
          <w:rFonts w:ascii="宋体" w:hAnsi="宋体" w:cs="宋体" w:hint="eastAsia"/>
          <w:sz w:val="24"/>
          <w:shd w:val="clear" w:color="auto" w:fill="FFFFFF"/>
        </w:rPr>
        <w:t>反向比例电路</w:t>
      </w:r>
    </w:p>
    <w:p w:rsidR="007C5775" w:rsidRDefault="007C5775">
      <w:pPr>
        <w:shd w:val="solid" w:color="FFFFFF" w:fill="auto"/>
        <w:autoSpaceDN w:val="0"/>
        <w:spacing w:line="400" w:lineRule="exact"/>
        <w:rPr>
          <w:rFonts w:ascii="宋体" w:hAnsi="宋体" w:cs="宋体"/>
          <w:sz w:val="24"/>
          <w:shd w:val="clear" w:color="auto" w:fill="FFFFFF"/>
        </w:rPr>
      </w:pPr>
      <w:r>
        <w:rPr>
          <w:rFonts w:ascii="宋体" w:hAnsi="宋体" w:cs="宋体" w:hint="eastAsia"/>
          <w:spacing w:val="26"/>
          <w:sz w:val="24"/>
          <w:shd w:val="clear" w:color="auto" w:fill="FFFFFF"/>
        </w:rPr>
        <w:t xml:space="preserve">   </w:t>
      </w:r>
      <w:r>
        <w:rPr>
          <w:rFonts w:ascii="宋体" w:hAnsi="宋体" w:cs="宋体" w:hint="eastAsia"/>
          <w:sz w:val="24"/>
          <w:shd w:val="clear" w:color="auto" w:fill="FFFFFF"/>
        </w:rPr>
        <w:t>反向比例电路如图16所示，入反相输入端加输入信号</w:t>
      </w:r>
      <w:r w:rsidRPr="00B70E6D">
        <w:rPr>
          <w:rFonts w:ascii="宋体" w:hAnsi="宋体" w:cs="宋体" w:hint="eastAsia"/>
          <w:position w:val="-12"/>
          <w:sz w:val="24"/>
          <w:shd w:val="clear" w:color="auto" w:fill="FFFFFF"/>
        </w:rPr>
        <w:object w:dxaOrig="302" w:dyaOrig="363">
          <v:shape id="_x0000_i1112" type="#_x0000_t75" style="width:15pt;height:18.45pt;mso-position-horizontal-relative:page;mso-position-vertical-relative:page" o:ole="">
            <v:imagedata r:id="rId192" o:title=""/>
          </v:shape>
          <o:OLEObject Type="Embed" ProgID="Equation.3" ShapeID="_x0000_i1112" DrawAspect="Content" ObjectID="_1463350100" r:id="rId193">
            <o:FieldCodes>\* MERGEFORMAT</o:FieldCodes>
          </o:OLEObject>
        </w:object>
      </w:r>
      <w:r>
        <w:rPr>
          <w:rFonts w:ascii="宋体" w:hAnsi="宋体" w:cs="宋体" w:hint="eastAsia"/>
          <w:sz w:val="24"/>
          <w:shd w:val="clear" w:color="auto" w:fill="FFFFFF"/>
        </w:rPr>
        <w:t>:</w:t>
      </w:r>
    </w:p>
    <w:p w:rsidR="007C5775" w:rsidRDefault="00E0132A">
      <w:pPr>
        <w:shd w:val="solid" w:color="FFFFFF" w:fill="auto"/>
        <w:autoSpaceDN w:val="0"/>
        <w:rPr>
          <w:rFonts w:ascii="宋体" w:hAnsi="宋体" w:cs="宋体"/>
          <w:spacing w:val="12"/>
          <w:sz w:val="24"/>
          <w:shd w:val="clear" w:color="auto" w:fill="FFFFFF"/>
        </w:rPr>
      </w:pPr>
      <w:r>
        <w:rPr>
          <w:rFonts w:ascii="宋体" w:hAnsi="宋体" w:cs="宋体" w:hint="eastAsia"/>
          <w:noProof/>
          <w:spacing w:val="12"/>
          <w:sz w:val="24"/>
        </w:rPr>
        <w:drawing>
          <wp:anchor distT="0" distB="0" distL="114300" distR="114300" simplePos="0" relativeHeight="251683840" behindDoc="0" locked="0" layoutInCell="1" allowOverlap="1">
            <wp:simplePos x="0" y="0"/>
            <wp:positionH relativeFrom="column">
              <wp:posOffset>1164590</wp:posOffset>
            </wp:positionH>
            <wp:positionV relativeFrom="paragraph">
              <wp:posOffset>57785</wp:posOffset>
            </wp:positionV>
            <wp:extent cx="2158365" cy="1439545"/>
            <wp:effectExtent l="19050" t="0" r="0" b="0"/>
            <wp:wrapNone/>
            <wp:docPr id="22" name="图片 22" descr="2014-05-24_1634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2014-05-24_163416"/>
                    <pic:cNvPicPr preferRelativeResize="0">
                      <a:picLocks noChangeArrowheads="1"/>
                    </pic:cNvPicPr>
                  </pic:nvPicPr>
                  <pic:blipFill>
                    <a:blip r:embed="rId194"/>
                    <a:srcRect/>
                    <a:stretch>
                      <a:fillRect/>
                    </a:stretch>
                  </pic:blipFill>
                  <pic:spPr bwMode="auto">
                    <a:xfrm>
                      <a:off x="0" y="0"/>
                      <a:ext cx="2158365" cy="1439545"/>
                    </a:xfrm>
                    <a:prstGeom prst="rect">
                      <a:avLst/>
                    </a:prstGeom>
                    <a:noFill/>
                    <a:ln w="9525">
                      <a:noFill/>
                      <a:miter lim="800000"/>
                      <a:headEnd/>
                      <a:tailEnd/>
                    </a:ln>
                  </pic:spPr>
                </pic:pic>
              </a:graphicData>
            </a:graphic>
          </wp:anchor>
        </w:drawing>
      </w:r>
    </w:p>
    <w:p w:rsidR="007C5775" w:rsidRDefault="007C5775">
      <w:pPr>
        <w:shd w:val="solid" w:color="FFFFFF" w:fill="auto"/>
        <w:autoSpaceDN w:val="0"/>
        <w:ind w:firstLineChars="200" w:firstLine="528"/>
        <w:rPr>
          <w:rFonts w:ascii="宋体" w:hAnsi="宋体" w:cs="宋体"/>
          <w:spacing w:val="12"/>
          <w:sz w:val="24"/>
          <w:shd w:val="clear" w:color="auto" w:fill="FFFFFF"/>
        </w:rPr>
      </w:pPr>
    </w:p>
    <w:p w:rsidR="007C5775" w:rsidRDefault="007C5775">
      <w:pPr>
        <w:shd w:val="solid" w:color="FFFFFF" w:fill="auto"/>
        <w:autoSpaceDN w:val="0"/>
        <w:ind w:firstLineChars="200" w:firstLine="528"/>
        <w:rPr>
          <w:rFonts w:ascii="宋体" w:hAnsi="宋体" w:cs="宋体"/>
          <w:spacing w:val="12"/>
          <w:sz w:val="24"/>
          <w:shd w:val="clear" w:color="auto" w:fill="FFFFFF"/>
        </w:rPr>
      </w:pPr>
    </w:p>
    <w:p w:rsidR="007C5775" w:rsidRDefault="007C5775">
      <w:pPr>
        <w:shd w:val="solid" w:color="FFFFFF" w:fill="auto"/>
        <w:autoSpaceDN w:val="0"/>
        <w:ind w:firstLineChars="200" w:firstLine="528"/>
        <w:rPr>
          <w:rFonts w:ascii="宋体" w:hAnsi="宋体" w:cs="宋体"/>
          <w:spacing w:val="12"/>
          <w:sz w:val="24"/>
          <w:shd w:val="clear" w:color="auto" w:fill="FFFFFF"/>
        </w:rPr>
      </w:pPr>
    </w:p>
    <w:p w:rsidR="007C5775" w:rsidRDefault="007C5775">
      <w:pPr>
        <w:shd w:val="solid" w:color="FFFFFF" w:fill="auto"/>
        <w:autoSpaceDN w:val="0"/>
        <w:ind w:firstLineChars="200" w:firstLine="528"/>
        <w:rPr>
          <w:rFonts w:ascii="宋体" w:hAnsi="宋体" w:cs="宋体"/>
          <w:spacing w:val="12"/>
          <w:sz w:val="24"/>
          <w:shd w:val="clear" w:color="auto" w:fill="FFFFFF"/>
        </w:rPr>
      </w:pPr>
    </w:p>
    <w:p w:rsidR="007C5775" w:rsidRDefault="007C5775">
      <w:pPr>
        <w:shd w:val="solid" w:color="FFFFFF" w:fill="auto"/>
        <w:autoSpaceDN w:val="0"/>
        <w:rPr>
          <w:rFonts w:ascii="宋体" w:hAnsi="宋体" w:cs="宋体"/>
          <w:spacing w:val="28"/>
          <w:sz w:val="24"/>
          <w:shd w:val="clear" w:color="auto" w:fill="FFFFFF"/>
        </w:rPr>
      </w:pPr>
    </w:p>
    <w:p w:rsidR="007C5775" w:rsidRDefault="007C5775">
      <w:pPr>
        <w:shd w:val="solid" w:color="FFFFFF" w:fill="auto"/>
        <w:autoSpaceDN w:val="0"/>
        <w:jc w:val="center"/>
        <w:rPr>
          <w:rFonts w:ascii="宋体" w:hAnsi="宋体" w:cs="宋体"/>
          <w:spacing w:val="28"/>
          <w:sz w:val="24"/>
          <w:shd w:val="clear" w:color="auto" w:fill="FFFFFF"/>
        </w:rPr>
      </w:pPr>
    </w:p>
    <w:p w:rsidR="007C5775" w:rsidRDefault="007C5775">
      <w:pPr>
        <w:shd w:val="solid" w:color="FFFFFF" w:fill="auto"/>
        <w:autoSpaceDN w:val="0"/>
        <w:jc w:val="center"/>
        <w:rPr>
          <w:rFonts w:ascii="宋体" w:hAnsi="宋体" w:cs="宋体"/>
          <w:spacing w:val="28"/>
          <w:sz w:val="24"/>
          <w:shd w:val="clear" w:color="auto" w:fill="FFFFFF"/>
        </w:rPr>
      </w:pPr>
    </w:p>
    <w:p w:rsidR="007C5775" w:rsidRDefault="007C5775">
      <w:pPr>
        <w:shd w:val="solid" w:color="FFFFFF" w:fill="auto"/>
        <w:autoSpaceDN w:val="0"/>
        <w:jc w:val="center"/>
        <w:rPr>
          <w:rFonts w:ascii="宋体" w:hAnsi="宋体" w:cs="宋体"/>
          <w:spacing w:val="28"/>
          <w:sz w:val="24"/>
          <w:shd w:val="clear" w:color="auto" w:fill="FFFFFF"/>
        </w:rPr>
      </w:pPr>
      <w:r>
        <w:rPr>
          <w:rFonts w:ascii="宋体" w:hAnsi="宋体" w:cs="宋体" w:hint="eastAsia"/>
          <w:spacing w:val="28"/>
          <w:sz w:val="24"/>
          <w:shd w:val="clear" w:color="auto" w:fill="FFFFFF"/>
        </w:rPr>
        <w:t>图16  反相比例电路图</w:t>
      </w:r>
    </w:p>
    <w:p w:rsidR="007C5775" w:rsidRDefault="007C5775">
      <w:pPr>
        <w:shd w:val="solid" w:color="FFFFFF" w:fill="auto"/>
        <w:autoSpaceDN w:val="0"/>
        <w:rPr>
          <w:rFonts w:ascii="宋体" w:hAnsi="宋体" w:cs="宋体"/>
          <w:sz w:val="24"/>
          <w:shd w:val="clear" w:color="auto" w:fill="FFFFFF"/>
        </w:rPr>
      </w:pPr>
      <w:r>
        <w:rPr>
          <w:rFonts w:ascii="宋体" w:hAnsi="宋体" w:cs="宋体" w:hint="eastAsia"/>
          <w:sz w:val="24"/>
          <w:shd w:val="clear" w:color="auto" w:fill="FFFFFF"/>
        </w:rPr>
        <w:t xml:space="preserve">    对于理想运算放大器，该电路的输出电压与输入电压之间的关系为：</w:t>
      </w:r>
    </w:p>
    <w:p w:rsidR="007C5775" w:rsidRDefault="007C5775">
      <w:pPr>
        <w:shd w:val="solid" w:color="FFFFFF" w:fill="auto"/>
        <w:autoSpaceDN w:val="0"/>
        <w:jc w:val="center"/>
        <w:rPr>
          <w:rFonts w:ascii="宋体" w:hAnsi="宋体" w:cs="宋体"/>
          <w:sz w:val="24"/>
          <w:shd w:val="clear" w:color="auto" w:fill="FFFFFF"/>
        </w:rPr>
      </w:pPr>
      <w:r w:rsidRPr="00B70E6D">
        <w:rPr>
          <w:rFonts w:ascii="宋体" w:hAnsi="宋体" w:cs="宋体" w:hint="eastAsia"/>
          <w:sz w:val="24"/>
          <w:shd w:val="clear" w:color="auto" w:fill="FFFFFF"/>
        </w:rPr>
        <w:object w:dxaOrig="1351" w:dyaOrig="726">
          <v:shape id="_x0000_i1113" type="#_x0000_t75" style="width:67.4pt;height:36.3pt;mso-position-horizontal-relative:page;mso-position-vertical-relative:page" o:ole="">
            <v:imagedata r:id="rId195" o:title=""/>
          </v:shape>
          <o:OLEObject Type="Embed" ProgID="Equation.3" ShapeID="_x0000_i1113" DrawAspect="Content" ObjectID="_1463350101" r:id="rId196">
            <o:FieldCodes>\* MERGEFORMAT</o:FieldCodes>
          </o:OLEObject>
        </w:object>
      </w:r>
    </w:p>
    <w:p w:rsidR="007C5775" w:rsidRDefault="007C5775">
      <w:pPr>
        <w:shd w:val="solid" w:color="FFFFFF" w:fill="auto"/>
        <w:autoSpaceDN w:val="0"/>
        <w:rPr>
          <w:rFonts w:ascii="宋体" w:hAnsi="宋体" w:cs="宋体"/>
          <w:sz w:val="24"/>
          <w:shd w:val="clear" w:color="auto" w:fill="FFFFFF"/>
        </w:rPr>
      </w:pPr>
      <w:r>
        <w:rPr>
          <w:rFonts w:ascii="宋体" w:hAnsi="宋体" w:cs="宋体" w:hint="eastAsia"/>
          <w:sz w:val="24"/>
          <w:shd w:val="clear" w:color="auto" w:fill="FFFFFF"/>
        </w:rPr>
        <w:t xml:space="preserve">    由于输入级有偏执电流，易引起误差，为了减小该误差，在同相输入端应接入平衡电阻来缩小该误差：</w:t>
      </w:r>
    </w:p>
    <w:p w:rsidR="007C5775" w:rsidRDefault="007C5775">
      <w:pPr>
        <w:shd w:val="solid" w:color="FFFFFF" w:fill="auto"/>
        <w:autoSpaceDN w:val="0"/>
        <w:jc w:val="center"/>
        <w:rPr>
          <w:rFonts w:ascii="宋体" w:hAnsi="宋体" w:cs="宋体"/>
          <w:sz w:val="24"/>
          <w:shd w:val="clear" w:color="auto" w:fill="FFFFFF"/>
        </w:rPr>
      </w:pPr>
      <w:r w:rsidRPr="00B70E6D">
        <w:rPr>
          <w:rFonts w:ascii="宋体" w:hAnsi="宋体" w:cs="宋体" w:hint="eastAsia"/>
          <w:sz w:val="24"/>
          <w:shd w:val="clear" w:color="auto" w:fill="FFFFFF"/>
        </w:rPr>
        <w:object w:dxaOrig="1229" w:dyaOrig="363">
          <v:shape id="_x0000_i1114" type="#_x0000_t75" style="width:61.05pt;height:18.45pt;mso-position-horizontal-relative:page;mso-position-vertical-relative:page" o:ole="">
            <v:imagedata r:id="rId197" o:title=""/>
          </v:shape>
          <o:OLEObject Type="Embed" ProgID="Equation.3" ShapeID="_x0000_i1114" DrawAspect="Content" ObjectID="_1463350102" r:id="rId198">
            <o:FieldCodes>\* MERGEFORMAT</o:FieldCodes>
          </o:OLEObject>
        </w:object>
      </w:r>
    </w:p>
    <w:p w:rsidR="007C5775" w:rsidRDefault="007C5775">
      <w:pPr>
        <w:shd w:val="solid" w:color="FFFFFF" w:fill="auto"/>
        <w:autoSpaceDN w:val="0"/>
        <w:ind w:firstLineChars="200" w:firstLine="480"/>
        <w:rPr>
          <w:rFonts w:ascii="宋体" w:hAnsi="宋体" w:cs="宋体"/>
          <w:sz w:val="24"/>
          <w:shd w:val="clear" w:color="auto" w:fill="FFFFFF"/>
        </w:rPr>
      </w:pPr>
      <w:r>
        <w:rPr>
          <w:rFonts w:ascii="宋体" w:hAnsi="宋体" w:cs="宋体" w:hint="eastAsia"/>
          <w:sz w:val="24"/>
          <w:shd w:val="clear" w:color="auto" w:fill="FFFFFF"/>
        </w:rPr>
        <w:t>输入电压</w:t>
      </w:r>
      <w:r w:rsidRPr="00B70E6D">
        <w:rPr>
          <w:rFonts w:ascii="宋体" w:hAnsi="宋体" w:cs="宋体" w:hint="eastAsia"/>
          <w:position w:val="-12"/>
          <w:sz w:val="24"/>
          <w:shd w:val="clear" w:color="auto" w:fill="FFFFFF"/>
        </w:rPr>
        <w:object w:dxaOrig="302" w:dyaOrig="363">
          <v:shape id="_x0000_i1115" type="#_x0000_t75" style="width:15pt;height:18.45pt;mso-position-horizontal-relative:page;mso-position-vertical-relative:page" o:ole="">
            <v:imagedata r:id="rId199" o:title=""/>
          </v:shape>
          <o:OLEObject Type="Embed" ProgID="Equation.3" ShapeID="_x0000_i1115" DrawAspect="Content" ObjectID="_1463350103" r:id="rId200">
            <o:FieldCodes>\* MERGEFORMAT</o:FieldCodes>
          </o:OLEObject>
        </w:object>
      </w:r>
      <w:r>
        <w:rPr>
          <w:rFonts w:ascii="宋体" w:hAnsi="宋体" w:cs="宋体" w:hint="eastAsia"/>
          <w:sz w:val="24"/>
          <w:shd w:val="clear" w:color="auto" w:fill="FFFFFF"/>
        </w:rPr>
        <w:t>与输出电压</w:t>
      </w:r>
      <w:r w:rsidRPr="00B70E6D">
        <w:rPr>
          <w:rFonts w:ascii="宋体" w:hAnsi="宋体" w:cs="宋体" w:hint="eastAsia"/>
          <w:position w:val="-12"/>
          <w:sz w:val="24"/>
          <w:shd w:val="clear" w:color="auto" w:fill="FFFFFF"/>
        </w:rPr>
        <w:object w:dxaOrig="322" w:dyaOrig="363">
          <v:shape id="_x0000_i1116" type="#_x0000_t75" style="width:16.15pt;height:18.45pt;mso-position-horizontal-relative:page;mso-position-vertical-relative:page" o:ole="">
            <v:imagedata r:id="rId201" o:title=""/>
          </v:shape>
          <o:OLEObject Type="Embed" ProgID="Equation.3" ShapeID="_x0000_i1116" DrawAspect="Content" ObjectID="_1463350104" r:id="rId202">
            <o:FieldCodes>\* MERGEFORMAT</o:FieldCodes>
          </o:OLEObject>
        </w:object>
      </w:r>
      <w:r>
        <w:rPr>
          <w:rFonts w:ascii="宋体" w:hAnsi="宋体" w:cs="宋体" w:hint="eastAsia"/>
          <w:sz w:val="24"/>
          <w:shd w:val="clear" w:color="auto" w:fill="FFFFFF"/>
        </w:rPr>
        <w:t>存在比例关系，方向相反，要想改变输出电</w:t>
      </w:r>
      <w:r>
        <w:rPr>
          <w:rFonts w:ascii="宋体" w:hAnsi="宋体" w:cs="宋体" w:hint="eastAsia"/>
          <w:sz w:val="24"/>
          <w:shd w:val="clear" w:color="auto" w:fill="FFFFFF"/>
        </w:rPr>
        <w:lastRenderedPageBreak/>
        <w:t>压的值，可通过改变比例系数，即改变电阻</w:t>
      </w:r>
      <w:r w:rsidRPr="00B70E6D">
        <w:rPr>
          <w:rFonts w:ascii="宋体" w:hAnsi="宋体" w:cs="宋体" w:hint="eastAsia"/>
          <w:position w:val="-14"/>
          <w:sz w:val="24"/>
          <w:shd w:val="clear" w:color="auto" w:fill="FFFFFF"/>
        </w:rPr>
        <w:object w:dxaOrig="322" w:dyaOrig="382">
          <v:shape id="_x0000_i1117" type="#_x0000_t75" style="width:16.15pt;height:19pt;mso-position-horizontal-relative:page;mso-position-vertical-relative:page" o:ole="">
            <v:imagedata r:id="rId203" o:title=""/>
          </v:shape>
          <o:OLEObject Type="Embed" ProgID="Equation.3" ShapeID="_x0000_i1117" DrawAspect="Content" ObjectID="_1463350105" r:id="rId204">
            <o:FieldCodes>\* MERGEFORMAT</o:FieldCodes>
          </o:OLEObject>
        </w:object>
      </w:r>
      <w:r>
        <w:rPr>
          <w:rFonts w:ascii="宋体" w:hAnsi="宋体" w:cs="宋体" w:hint="eastAsia"/>
          <w:sz w:val="24"/>
          <w:shd w:val="clear" w:color="auto" w:fill="FFFFFF"/>
        </w:rPr>
        <w:t>、</w:t>
      </w:r>
      <w:r w:rsidRPr="00B70E6D">
        <w:rPr>
          <w:rFonts w:ascii="宋体" w:hAnsi="宋体" w:cs="宋体" w:hint="eastAsia"/>
          <w:position w:val="-10"/>
          <w:sz w:val="24"/>
          <w:shd w:val="clear" w:color="auto" w:fill="FFFFFF"/>
        </w:rPr>
        <w:object w:dxaOrig="282" w:dyaOrig="342">
          <v:shape id="_x0000_i1118" type="#_x0000_t75" style="width:14.4pt;height:17.3pt;mso-position-horizontal-relative:page;mso-position-vertical-relative:page" o:ole="">
            <v:imagedata r:id="rId205" o:title=""/>
          </v:shape>
          <o:OLEObject Type="Embed" ProgID="Equation.3" ShapeID="_x0000_i1118" DrawAspect="Content" ObjectID="_1463350106" r:id="rId206">
            <o:FieldCodes>\* MERGEFORMAT</o:FieldCodes>
          </o:OLEObject>
        </w:object>
      </w:r>
      <w:r>
        <w:rPr>
          <w:rFonts w:ascii="宋体" w:hAnsi="宋体" w:cs="宋体" w:hint="eastAsia"/>
          <w:sz w:val="24"/>
          <w:shd w:val="clear" w:color="auto" w:fill="FFFFFF"/>
        </w:rPr>
        <w:t>的阻值就可以了。但是反向比例电路对于输入信号的负载能力有一定的要求。</w:t>
      </w:r>
    </w:p>
    <w:p w:rsidR="007C5775" w:rsidRDefault="007C5775">
      <w:pPr>
        <w:shd w:val="solid" w:color="FFFFFF" w:fill="auto"/>
        <w:autoSpaceDN w:val="0"/>
        <w:rPr>
          <w:rFonts w:ascii="宋体" w:hAnsi="宋体" w:cs="宋体"/>
          <w:spacing w:val="32"/>
          <w:sz w:val="24"/>
          <w:shd w:val="clear" w:color="auto" w:fill="FFFFFF"/>
        </w:rPr>
      </w:pPr>
      <w:r>
        <w:rPr>
          <w:rFonts w:ascii="宋体" w:hAnsi="宋体" w:cs="宋体" w:hint="eastAsia"/>
          <w:spacing w:val="41"/>
          <w:sz w:val="24"/>
          <w:shd w:val="clear" w:color="auto" w:fill="FFFFFF"/>
        </w:rPr>
        <w:t xml:space="preserve">  (b)</w:t>
      </w:r>
      <w:r>
        <w:rPr>
          <w:rFonts w:ascii="宋体" w:hAnsi="宋体" w:cs="宋体" w:hint="eastAsia"/>
          <w:sz w:val="24"/>
          <w:shd w:val="clear" w:color="auto" w:fill="FFFFFF"/>
        </w:rPr>
        <w:t>同向比例电路</w:t>
      </w:r>
    </w:p>
    <w:p w:rsidR="007C5775" w:rsidRDefault="007C5775">
      <w:pPr>
        <w:shd w:val="solid" w:color="FFFFFF" w:fill="auto"/>
        <w:autoSpaceDN w:val="0"/>
        <w:rPr>
          <w:rFonts w:ascii="宋体" w:hAnsi="宋体" w:cs="宋体"/>
          <w:sz w:val="24"/>
          <w:shd w:val="clear" w:color="auto" w:fill="FFFFFF"/>
        </w:rPr>
      </w:pPr>
      <w:r>
        <w:rPr>
          <w:rFonts w:ascii="宋体" w:hAnsi="宋体" w:cs="宋体" w:hint="eastAsia"/>
          <w:sz w:val="24"/>
          <w:shd w:val="clear" w:color="auto" w:fill="FFFFFF"/>
        </w:rPr>
        <w:t xml:space="preserve">    同向比例电路如图17所示，跟反向比例电路相似，只是将输入信号</w:t>
      </w:r>
      <w:r w:rsidRPr="00B70E6D">
        <w:rPr>
          <w:rFonts w:ascii="宋体" w:hAnsi="宋体" w:cs="宋体" w:hint="eastAsia"/>
          <w:position w:val="-12"/>
          <w:sz w:val="24"/>
          <w:shd w:val="clear" w:color="auto" w:fill="FFFFFF"/>
        </w:rPr>
        <w:object w:dxaOrig="302" w:dyaOrig="363">
          <v:shape id="_x0000_i1119" type="#_x0000_t75" style="width:15pt;height:18.45pt;mso-position-horizontal-relative:page;mso-position-vertical-relative:page" o:ole="">
            <v:imagedata r:id="rId199" o:title=""/>
          </v:shape>
          <o:OLEObject Type="Embed" ProgID="Equation.3" ShapeID="_x0000_i1119" DrawAspect="Content" ObjectID="_1463350107" r:id="rId207">
            <o:FieldCodes>\* MERGEFORMAT</o:FieldCodes>
          </o:OLEObject>
        </w:object>
      </w:r>
      <w:r>
        <w:rPr>
          <w:rFonts w:ascii="宋体" w:hAnsi="宋体" w:cs="宋体" w:hint="eastAsia"/>
          <w:sz w:val="24"/>
          <w:shd w:val="clear" w:color="auto" w:fill="FFFFFF"/>
        </w:rPr>
        <w:t xml:space="preserve"> 信号接在同向输入端，将反向输入端接地。可实现输入电压</w:t>
      </w:r>
      <w:r w:rsidRPr="00B70E6D">
        <w:rPr>
          <w:rFonts w:ascii="宋体" w:hAnsi="宋体" w:cs="宋体" w:hint="eastAsia"/>
          <w:position w:val="-12"/>
          <w:sz w:val="24"/>
          <w:shd w:val="clear" w:color="auto" w:fill="FFFFFF"/>
        </w:rPr>
        <w:object w:dxaOrig="307" w:dyaOrig="368">
          <v:shape id="_x0000_i1120" type="#_x0000_t75" style="width:15pt;height:15pt;mso-position-horizontal-relative:page;mso-position-vertical-relative:page" o:ole="">
            <v:imagedata r:id="rId208" o:title=""/>
          </v:shape>
          <o:OLEObject Type="Embed" ProgID="Equation.3" ShapeID="_x0000_i1120" DrawAspect="Content" ObjectID="_1463350108" r:id="rId209">
            <o:FieldCodes>\* MERGEFORMAT</o:FieldCodes>
          </o:OLEObject>
        </w:object>
      </w:r>
      <w:r>
        <w:rPr>
          <w:rFonts w:ascii="宋体" w:hAnsi="宋体" w:cs="宋体" w:hint="eastAsia"/>
          <w:sz w:val="24"/>
          <w:shd w:val="clear" w:color="auto" w:fill="FFFFFF"/>
        </w:rPr>
        <w:t>与输出</w:t>
      </w:r>
      <w:r w:rsidRPr="00B70E6D">
        <w:rPr>
          <w:rFonts w:ascii="宋体" w:hAnsi="宋体" w:cs="宋体" w:hint="eastAsia"/>
          <w:position w:val="-12"/>
          <w:sz w:val="24"/>
          <w:shd w:val="clear" w:color="auto" w:fill="FFFFFF"/>
        </w:rPr>
        <w:object w:dxaOrig="327" w:dyaOrig="369">
          <v:shape id="_x0000_i1121" type="#_x0000_t75" style="width:15pt;height:17.3pt;mso-position-horizontal-relative:page;mso-position-vertical-relative:page" o:ole="">
            <v:imagedata r:id="rId210" o:title=""/>
          </v:shape>
          <o:OLEObject Type="Embed" ProgID="Equation.3" ShapeID="_x0000_i1121" DrawAspect="Content" ObjectID="_1463350109" r:id="rId211">
            <o:FieldCodes>\* MERGEFORMAT</o:FieldCodes>
          </o:OLEObject>
        </w:object>
      </w:r>
      <w:r>
        <w:rPr>
          <w:rFonts w:ascii="宋体" w:hAnsi="宋体" w:cs="宋体" w:hint="eastAsia"/>
          <w:sz w:val="24"/>
          <w:shd w:val="clear" w:color="auto" w:fill="FFFFFF"/>
        </w:rPr>
        <w:t xml:space="preserve">的同向放大。 </w:t>
      </w:r>
    </w:p>
    <w:p w:rsidR="007C5775" w:rsidRDefault="00E0132A">
      <w:pPr>
        <w:shd w:val="solid" w:color="FFFFFF" w:fill="auto"/>
        <w:autoSpaceDN w:val="0"/>
        <w:rPr>
          <w:rFonts w:ascii="宋体" w:hAnsi="宋体" w:cs="宋体"/>
          <w:sz w:val="24"/>
          <w:shd w:val="clear" w:color="auto" w:fill="FFFFFF"/>
        </w:rPr>
      </w:pPr>
      <w:r>
        <w:rPr>
          <w:rFonts w:ascii="宋体" w:hAnsi="宋体" w:cs="宋体" w:hint="eastAsia"/>
          <w:noProof/>
          <w:sz w:val="24"/>
        </w:rPr>
        <w:drawing>
          <wp:anchor distT="0" distB="0" distL="114300" distR="114300" simplePos="0" relativeHeight="251662336" behindDoc="0" locked="0" layoutInCell="1" allowOverlap="1">
            <wp:simplePos x="0" y="0"/>
            <wp:positionH relativeFrom="column">
              <wp:posOffset>1256665</wp:posOffset>
            </wp:positionH>
            <wp:positionV relativeFrom="paragraph">
              <wp:posOffset>59690</wp:posOffset>
            </wp:positionV>
            <wp:extent cx="2159000" cy="1439545"/>
            <wp:effectExtent l="19050" t="0" r="0" b="0"/>
            <wp:wrapNone/>
            <wp:docPr id="23" name="图片 23" descr="2014-05-24_1635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2014-05-24_163527"/>
                    <pic:cNvPicPr preferRelativeResize="0">
                      <a:picLocks noChangeArrowheads="1"/>
                    </pic:cNvPicPr>
                  </pic:nvPicPr>
                  <pic:blipFill>
                    <a:blip r:embed="rId212"/>
                    <a:srcRect/>
                    <a:stretch>
                      <a:fillRect/>
                    </a:stretch>
                  </pic:blipFill>
                  <pic:spPr bwMode="auto">
                    <a:xfrm>
                      <a:off x="0" y="0"/>
                      <a:ext cx="2159000" cy="1439545"/>
                    </a:xfrm>
                    <a:prstGeom prst="rect">
                      <a:avLst/>
                    </a:prstGeom>
                    <a:noFill/>
                    <a:ln w="9525">
                      <a:noFill/>
                      <a:miter lim="800000"/>
                      <a:headEnd/>
                      <a:tailEnd/>
                    </a:ln>
                  </pic:spPr>
                </pic:pic>
              </a:graphicData>
            </a:graphic>
          </wp:anchor>
        </w:drawing>
      </w:r>
    </w:p>
    <w:p w:rsidR="007C5775" w:rsidRDefault="007C5775">
      <w:pPr>
        <w:shd w:val="solid" w:color="FFFFFF" w:fill="auto"/>
        <w:autoSpaceDN w:val="0"/>
        <w:rPr>
          <w:rFonts w:ascii="宋体" w:hAnsi="宋体" w:cs="宋体"/>
          <w:sz w:val="24"/>
          <w:shd w:val="clear" w:color="auto" w:fill="FFFFFF"/>
        </w:rPr>
      </w:pPr>
    </w:p>
    <w:p w:rsidR="007C5775" w:rsidRDefault="007C5775">
      <w:pPr>
        <w:shd w:val="solid" w:color="FFFFFF" w:fill="auto"/>
        <w:autoSpaceDN w:val="0"/>
        <w:rPr>
          <w:rFonts w:ascii="宋体" w:hAnsi="宋体" w:cs="宋体"/>
          <w:sz w:val="24"/>
          <w:shd w:val="clear" w:color="auto" w:fill="FFFFFF"/>
        </w:rPr>
      </w:pPr>
    </w:p>
    <w:p w:rsidR="007C5775" w:rsidRDefault="007C5775">
      <w:pPr>
        <w:shd w:val="solid" w:color="FFFFFF" w:fill="auto"/>
        <w:autoSpaceDN w:val="0"/>
        <w:rPr>
          <w:rFonts w:ascii="宋体" w:hAnsi="宋体" w:cs="宋体"/>
          <w:sz w:val="24"/>
          <w:shd w:val="clear" w:color="auto" w:fill="FFFFFF"/>
        </w:rPr>
      </w:pPr>
    </w:p>
    <w:p w:rsidR="007C5775" w:rsidRDefault="007C5775">
      <w:pPr>
        <w:shd w:val="solid" w:color="FFFFFF" w:fill="auto"/>
        <w:autoSpaceDN w:val="0"/>
        <w:rPr>
          <w:rFonts w:ascii="宋体" w:hAnsi="宋体" w:cs="宋体"/>
          <w:sz w:val="24"/>
          <w:shd w:val="clear" w:color="auto" w:fill="FFFFFF"/>
        </w:rPr>
      </w:pPr>
    </w:p>
    <w:p w:rsidR="007C5775" w:rsidRDefault="007C5775">
      <w:pPr>
        <w:shd w:val="solid" w:color="FFFFFF" w:fill="auto"/>
        <w:autoSpaceDN w:val="0"/>
        <w:rPr>
          <w:rFonts w:ascii="宋体" w:hAnsi="宋体" w:cs="宋体"/>
          <w:sz w:val="24"/>
          <w:shd w:val="clear" w:color="auto" w:fill="FFFFFF"/>
        </w:rPr>
      </w:pPr>
    </w:p>
    <w:p w:rsidR="007C5775" w:rsidRDefault="007C5775">
      <w:pPr>
        <w:shd w:val="solid" w:color="FFFFFF" w:fill="auto"/>
        <w:autoSpaceDN w:val="0"/>
        <w:jc w:val="center"/>
        <w:rPr>
          <w:rFonts w:ascii="宋体" w:hAnsi="宋体" w:cs="宋体"/>
          <w:sz w:val="24"/>
          <w:shd w:val="clear" w:color="auto" w:fill="FFFFFF"/>
        </w:rPr>
      </w:pPr>
    </w:p>
    <w:p w:rsidR="007C5775" w:rsidRDefault="007C5775">
      <w:pPr>
        <w:shd w:val="solid" w:color="FFFFFF" w:fill="auto"/>
        <w:autoSpaceDN w:val="0"/>
        <w:jc w:val="center"/>
        <w:rPr>
          <w:rFonts w:ascii="宋体" w:hAnsi="宋体" w:cs="宋体"/>
          <w:sz w:val="24"/>
          <w:shd w:val="clear" w:color="auto" w:fill="FFFFFF"/>
        </w:rPr>
      </w:pPr>
    </w:p>
    <w:p w:rsidR="007C5775" w:rsidRDefault="007C5775">
      <w:pPr>
        <w:shd w:val="solid" w:color="FFFFFF" w:fill="auto"/>
        <w:autoSpaceDN w:val="0"/>
        <w:jc w:val="center"/>
        <w:rPr>
          <w:rFonts w:ascii="宋体" w:hAnsi="宋体" w:cs="宋体"/>
          <w:sz w:val="24"/>
          <w:shd w:val="clear" w:color="auto" w:fill="FFFFFF"/>
        </w:rPr>
      </w:pPr>
      <w:r>
        <w:rPr>
          <w:rFonts w:ascii="宋体" w:hAnsi="宋体" w:cs="宋体" w:hint="eastAsia"/>
          <w:sz w:val="24"/>
          <w:shd w:val="clear" w:color="auto" w:fill="FFFFFF"/>
        </w:rPr>
        <w:t>图17  同相比例放大器电路图</w:t>
      </w:r>
    </w:p>
    <w:p w:rsidR="007C5775" w:rsidRDefault="007C5775">
      <w:pPr>
        <w:shd w:val="solid" w:color="FFFFFF" w:fill="auto"/>
        <w:autoSpaceDN w:val="0"/>
        <w:rPr>
          <w:rFonts w:ascii="宋体" w:hAnsi="宋体" w:cs="宋体"/>
          <w:sz w:val="24"/>
          <w:shd w:val="clear" w:color="auto" w:fill="FFFFFF"/>
        </w:rPr>
      </w:pPr>
      <w:r>
        <w:rPr>
          <w:rFonts w:ascii="宋体" w:hAnsi="宋体" w:cs="宋体" w:hint="eastAsia"/>
          <w:sz w:val="24"/>
          <w:shd w:val="clear" w:color="auto" w:fill="FFFFFF"/>
        </w:rPr>
        <w:t xml:space="preserve">   它的输入电压</w:t>
      </w:r>
      <w:r w:rsidRPr="00B70E6D">
        <w:rPr>
          <w:rFonts w:ascii="宋体" w:hAnsi="宋体" w:cs="宋体" w:hint="eastAsia"/>
          <w:position w:val="-12"/>
          <w:sz w:val="24"/>
          <w:shd w:val="clear" w:color="auto" w:fill="FFFFFF"/>
        </w:rPr>
        <w:object w:dxaOrig="302" w:dyaOrig="363">
          <v:shape id="_x0000_i1122" type="#_x0000_t75" style="width:15pt;height:18.45pt;mso-position-horizontal-relative:page;mso-position-vertical-relative:page" o:ole="">
            <v:imagedata r:id="rId199" o:title=""/>
          </v:shape>
          <o:OLEObject Type="Embed" ProgID="Equation.3" ShapeID="_x0000_i1122" DrawAspect="Content" ObjectID="_1463350110" r:id="rId213">
            <o:FieldCodes>\* MERGEFORMAT</o:FieldCodes>
          </o:OLEObject>
        </w:object>
      </w:r>
      <w:r>
        <w:rPr>
          <w:rFonts w:ascii="宋体" w:hAnsi="宋体" w:cs="宋体" w:hint="eastAsia"/>
          <w:sz w:val="24"/>
          <w:shd w:val="clear" w:color="auto" w:fill="FFFFFF"/>
        </w:rPr>
        <w:t>与输出电压</w:t>
      </w:r>
      <w:r w:rsidRPr="00B70E6D">
        <w:rPr>
          <w:rFonts w:ascii="宋体" w:hAnsi="宋体" w:cs="宋体" w:hint="eastAsia"/>
          <w:position w:val="-12"/>
          <w:sz w:val="24"/>
          <w:shd w:val="clear" w:color="auto" w:fill="FFFFFF"/>
        </w:rPr>
        <w:object w:dxaOrig="322" w:dyaOrig="363">
          <v:shape id="_x0000_i1123" type="#_x0000_t75" style="width:16.15pt;height:18.45pt;mso-position-horizontal-relative:page;mso-position-vertical-relative:page" o:ole="">
            <v:imagedata r:id="rId201" o:title=""/>
          </v:shape>
          <o:OLEObject Type="Embed" ProgID="Equation.3" ShapeID="_x0000_i1123" DrawAspect="Content" ObjectID="_1463350111" r:id="rId214">
            <o:FieldCodes>\* MERGEFORMAT</o:FieldCodes>
          </o:OLEObject>
        </w:object>
      </w:r>
      <w:r>
        <w:rPr>
          <w:rFonts w:ascii="宋体" w:hAnsi="宋体" w:cs="宋体" w:hint="eastAsia"/>
          <w:sz w:val="24"/>
          <w:shd w:val="clear" w:color="auto" w:fill="FFFFFF"/>
        </w:rPr>
        <w:t>之间的关系为：</w:t>
      </w:r>
    </w:p>
    <w:p w:rsidR="007C5775" w:rsidRDefault="007C5775" w:rsidP="002744DC">
      <w:pPr>
        <w:shd w:val="solid" w:color="FFFFFF" w:fill="auto"/>
        <w:autoSpaceDN w:val="0"/>
        <w:ind w:firstLineChars="200" w:firstLine="480"/>
        <w:jc w:val="center"/>
        <w:rPr>
          <w:rFonts w:ascii="宋体" w:hAnsi="宋体" w:cs="宋体"/>
          <w:spacing w:val="28"/>
          <w:sz w:val="24"/>
          <w:shd w:val="clear" w:color="auto" w:fill="FFFFFF"/>
        </w:rPr>
      </w:pPr>
      <w:r w:rsidRPr="00B70E6D">
        <w:rPr>
          <w:rFonts w:ascii="宋体" w:hAnsi="宋体" w:cs="宋体" w:hint="eastAsia"/>
          <w:spacing w:val="28"/>
          <w:position w:val="-30"/>
          <w:sz w:val="24"/>
          <w:shd w:val="clear" w:color="auto" w:fill="FFFFFF"/>
        </w:rPr>
        <w:object w:dxaOrig="1592" w:dyaOrig="726">
          <v:shape id="_x0000_i1124" type="#_x0000_t75" style="width:78.9pt;height:28.8pt;mso-position-horizontal-relative:page;mso-position-vertical-relative:page" o:ole="">
            <v:imagedata r:id="rId215" o:title=""/>
          </v:shape>
          <o:OLEObject Type="Embed" ProgID="Equation.3" ShapeID="_x0000_i1124" DrawAspect="Content" ObjectID="_1463350112" r:id="rId216">
            <o:FieldCodes>\* MERGEFORMAT</o:FieldCodes>
          </o:OLEObject>
        </w:object>
      </w:r>
      <w:r>
        <w:rPr>
          <w:rFonts w:ascii="宋体" w:hAnsi="宋体" w:cs="宋体" w:hint="eastAsia"/>
          <w:spacing w:val="28"/>
          <w:sz w:val="24"/>
          <w:shd w:val="clear" w:color="auto" w:fill="FFFFFF"/>
        </w:rPr>
        <w:t>；</w:t>
      </w:r>
    </w:p>
    <w:p w:rsidR="007C5775" w:rsidRDefault="007C5775" w:rsidP="002744DC">
      <w:pPr>
        <w:shd w:val="solid" w:color="FFFFFF" w:fill="auto"/>
        <w:autoSpaceDN w:val="0"/>
        <w:ind w:firstLineChars="200" w:firstLine="480"/>
        <w:jc w:val="center"/>
        <w:rPr>
          <w:rFonts w:ascii="宋体" w:hAnsi="宋体" w:cs="宋体"/>
          <w:spacing w:val="28"/>
          <w:sz w:val="24"/>
          <w:shd w:val="clear" w:color="auto" w:fill="FFFFFF"/>
        </w:rPr>
      </w:pPr>
      <w:r w:rsidRPr="00B70E6D">
        <w:rPr>
          <w:rFonts w:ascii="宋体" w:hAnsi="宋体" w:cs="宋体" w:hint="eastAsia"/>
          <w:sz w:val="24"/>
          <w:shd w:val="clear" w:color="auto" w:fill="FFFFFF"/>
        </w:rPr>
        <w:object w:dxaOrig="1229" w:dyaOrig="363">
          <v:shape id="_x0000_i1125" type="#_x0000_t75" style="width:61.05pt;height:13.8pt;mso-position-horizontal-relative:page;mso-position-vertical-relative:page" o:ole="">
            <v:imagedata r:id="rId197" o:title=""/>
          </v:shape>
          <o:OLEObject Type="Embed" ProgID="Equation.3" ShapeID="_x0000_i1125" DrawAspect="Content" ObjectID="_1463350113" r:id="rId217">
            <o:FieldCodes>\* MERGEFORMAT</o:FieldCodes>
          </o:OLEObject>
        </w:object>
      </w:r>
    </w:p>
    <w:p w:rsidR="007C5775" w:rsidRDefault="007C5775">
      <w:pPr>
        <w:shd w:val="solid" w:color="FFFFFF" w:fill="auto"/>
        <w:autoSpaceDN w:val="0"/>
        <w:rPr>
          <w:rFonts w:ascii="宋体" w:hAnsi="宋体" w:cs="宋体"/>
          <w:sz w:val="24"/>
          <w:shd w:val="clear" w:color="auto" w:fill="FFFFFF"/>
        </w:rPr>
      </w:pPr>
      <w:r>
        <w:rPr>
          <w:rFonts w:ascii="宋体" w:hAnsi="宋体" w:cs="宋体" w:hint="eastAsia"/>
          <w:sz w:val="24"/>
          <w:shd w:val="clear" w:color="auto" w:fill="FFFFFF"/>
        </w:rPr>
        <w:t xml:space="preserve">    同样可通改变电阻</w:t>
      </w:r>
      <w:r w:rsidRPr="00B70E6D">
        <w:rPr>
          <w:rFonts w:ascii="宋体" w:hAnsi="宋体" w:cs="宋体" w:hint="eastAsia"/>
          <w:position w:val="-14"/>
          <w:sz w:val="24"/>
          <w:shd w:val="clear" w:color="auto" w:fill="FFFFFF"/>
        </w:rPr>
        <w:object w:dxaOrig="322" w:dyaOrig="382">
          <v:shape id="_x0000_i1126" type="#_x0000_t75" style="width:16.15pt;height:19pt;mso-position-horizontal-relative:page;mso-position-vertical-relative:page" o:ole="">
            <v:imagedata r:id="rId203" o:title=""/>
          </v:shape>
          <o:OLEObject Type="Embed" ProgID="Equation.3" ShapeID="_x0000_i1126" DrawAspect="Content" ObjectID="_1463350114" r:id="rId218">
            <o:FieldCodes>\* MERGEFORMAT</o:FieldCodes>
          </o:OLEObject>
        </w:object>
      </w:r>
      <w:r>
        <w:rPr>
          <w:rFonts w:ascii="宋体" w:hAnsi="宋体" w:cs="宋体" w:hint="eastAsia"/>
          <w:sz w:val="24"/>
          <w:shd w:val="clear" w:color="auto" w:fill="FFFFFF"/>
        </w:rPr>
        <w:t>、</w:t>
      </w:r>
      <w:r w:rsidRPr="00B70E6D">
        <w:rPr>
          <w:rFonts w:ascii="宋体" w:hAnsi="宋体" w:cs="宋体" w:hint="eastAsia"/>
          <w:position w:val="-10"/>
          <w:sz w:val="24"/>
          <w:shd w:val="clear" w:color="auto" w:fill="FFFFFF"/>
        </w:rPr>
        <w:object w:dxaOrig="282" w:dyaOrig="342">
          <v:shape id="_x0000_i1127" type="#_x0000_t75" style="width:14.4pt;height:17.3pt;mso-position-horizontal-relative:page;mso-position-vertical-relative:page" o:ole="">
            <v:imagedata r:id="rId205" o:title=""/>
          </v:shape>
          <o:OLEObject Type="Embed" ProgID="Equation.3" ShapeID="_x0000_i1127" DrawAspect="Content" ObjectID="_1463350115" r:id="rId219">
            <o:FieldCodes>\* MERGEFORMAT</o:FieldCodes>
          </o:OLEObject>
        </w:object>
      </w:r>
      <w:r>
        <w:rPr>
          <w:rFonts w:ascii="宋体" w:hAnsi="宋体" w:cs="宋体" w:hint="eastAsia"/>
          <w:sz w:val="24"/>
          <w:shd w:val="clear" w:color="auto" w:fill="FFFFFF"/>
        </w:rPr>
        <w:t>的阻值来改变比例系数，从而改变输出电压。</w:t>
      </w:r>
    </w:p>
    <w:p w:rsidR="007C5775" w:rsidRDefault="007C5775">
      <w:pPr>
        <w:shd w:val="solid" w:color="FFFFFF" w:fill="auto"/>
        <w:autoSpaceDN w:val="0"/>
        <w:rPr>
          <w:rFonts w:ascii="宋体" w:hAnsi="宋体" w:cs="宋体"/>
          <w:sz w:val="24"/>
          <w:shd w:val="clear" w:color="auto" w:fill="FFFFFF"/>
        </w:rPr>
      </w:pPr>
      <w:r>
        <w:rPr>
          <w:rFonts w:ascii="宋体" w:hAnsi="宋体" w:cs="宋体" w:hint="eastAsia"/>
          <w:sz w:val="24"/>
          <w:shd w:val="clear" w:color="auto" w:fill="FFFFFF"/>
        </w:rPr>
        <w:t xml:space="preserve">    </w:t>
      </w:r>
      <w:commentRangeStart w:id="152"/>
      <w:r>
        <w:rPr>
          <w:rFonts w:ascii="宋体" w:hAnsi="宋体" w:cs="宋体" w:hint="eastAsia"/>
          <w:sz w:val="24"/>
          <w:shd w:val="clear" w:color="auto" w:fill="FFFFFF"/>
        </w:rPr>
        <w:t>本设计选用了反相比例放大电路，选用HA17741芯片，管脚图见图18。H</w:t>
      </w:r>
      <w:r>
        <w:rPr>
          <w:rFonts w:ascii="宋体" w:hAnsi="宋体" w:cs="宋体"/>
          <w:sz w:val="24"/>
          <w:shd w:val="clear" w:color="auto" w:fill="FFFFFF"/>
        </w:rPr>
        <w:t>A741</w:t>
      </w:r>
      <w:r>
        <w:rPr>
          <w:rFonts w:ascii="宋体" w:hAnsi="宋体" w:cs="宋体" w:hint="eastAsia"/>
          <w:sz w:val="24"/>
          <w:shd w:val="clear" w:color="auto" w:fill="FFFFFF"/>
        </w:rPr>
        <w:t>是</w:t>
      </w:r>
      <w:r>
        <w:rPr>
          <w:rFonts w:ascii="宋体" w:hAnsi="宋体" w:cs="宋体"/>
          <w:sz w:val="24"/>
          <w:shd w:val="clear" w:color="auto" w:fill="FFFFFF"/>
        </w:rPr>
        <w:t>高增益运算放大器,应用非常广泛, 封装</w:t>
      </w:r>
      <w:r>
        <w:rPr>
          <w:rFonts w:ascii="宋体" w:hAnsi="宋体" w:cs="宋体" w:hint="eastAsia"/>
          <w:sz w:val="24"/>
          <w:shd w:val="clear" w:color="auto" w:fill="FFFFFF"/>
        </w:rPr>
        <w:t>形式有两种，</w:t>
      </w:r>
      <w:r>
        <w:rPr>
          <w:rFonts w:ascii="宋体" w:hAnsi="宋体" w:cs="宋体"/>
          <w:sz w:val="24"/>
          <w:shd w:val="clear" w:color="auto" w:fill="FFFFFF"/>
        </w:rPr>
        <w:t>双列直插8脚或圆筒8脚。工作电压±22V,差分电压±30V,输入电压±18V,允许功耗500mW.其管脚与OP07完全一样，可以代换的其他运放有uA741,uA709,LM301,LM308,OP07，等，</w:t>
      </w:r>
      <w:r>
        <w:rPr>
          <w:rFonts w:ascii="宋体" w:hAnsi="宋体" w:cs="宋体" w:hint="eastAsia"/>
          <w:sz w:val="24"/>
          <w:shd w:val="clear" w:color="auto" w:fill="FFFFFF"/>
        </w:rPr>
        <w:t>HA17741虽然</w:t>
      </w:r>
      <w:r>
        <w:rPr>
          <w:rFonts w:ascii="宋体" w:hAnsi="宋体" w:cs="宋体"/>
          <w:sz w:val="24"/>
          <w:shd w:val="clear" w:color="auto" w:fill="FFFFFF"/>
        </w:rPr>
        <w:t>性能不是很好,但满足</w:t>
      </w:r>
      <w:r>
        <w:rPr>
          <w:rFonts w:ascii="宋体" w:hAnsi="宋体" w:cs="宋体" w:hint="eastAsia"/>
          <w:sz w:val="24"/>
          <w:shd w:val="clear" w:color="auto" w:fill="FFFFFF"/>
        </w:rPr>
        <w:t>本设计的基本需求，相对其他运放芯片，性价比高</w:t>
      </w:r>
      <w:commentRangeEnd w:id="152"/>
      <w:r w:rsidR="00742FA1">
        <w:rPr>
          <w:rStyle w:val="ae"/>
        </w:rPr>
        <w:commentReference w:id="152"/>
      </w:r>
      <w:r>
        <w:rPr>
          <w:rFonts w:ascii="宋体" w:hAnsi="宋体" w:cs="宋体" w:hint="eastAsia"/>
          <w:sz w:val="24"/>
          <w:shd w:val="clear" w:color="auto" w:fill="FFFFFF"/>
        </w:rPr>
        <w:t>。</w:t>
      </w:r>
    </w:p>
    <w:p w:rsidR="007C5775" w:rsidRDefault="00E0132A">
      <w:pPr>
        <w:shd w:val="solid" w:color="FFFFFF" w:fill="auto"/>
        <w:autoSpaceDN w:val="0"/>
        <w:ind w:firstLineChars="200" w:firstLine="480"/>
        <w:rPr>
          <w:rFonts w:ascii="宋体" w:hAnsi="宋体" w:cs="宋体"/>
          <w:sz w:val="24"/>
          <w:shd w:val="clear" w:color="auto" w:fill="FFFFFF"/>
        </w:rPr>
      </w:pPr>
      <w:r>
        <w:rPr>
          <w:rFonts w:ascii="宋体" w:hAnsi="宋体" w:cs="宋体" w:hint="eastAsia"/>
          <w:noProof/>
          <w:sz w:val="24"/>
        </w:rPr>
        <w:drawing>
          <wp:anchor distT="0" distB="0" distL="114300" distR="114300" simplePos="0" relativeHeight="251663360" behindDoc="0" locked="0" layoutInCell="1" allowOverlap="1">
            <wp:simplePos x="0" y="0"/>
            <wp:positionH relativeFrom="column">
              <wp:posOffset>1494790</wp:posOffset>
            </wp:positionH>
            <wp:positionV relativeFrom="paragraph">
              <wp:posOffset>69850</wp:posOffset>
            </wp:positionV>
            <wp:extent cx="2162810" cy="1391285"/>
            <wp:effectExtent l="19050" t="0" r="8890" b="0"/>
            <wp:wrapNone/>
            <wp:docPr id="24" name="图片 24" descr="2014-05-19_11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14-05-19_111634"/>
                    <pic:cNvPicPr>
                      <a:picLocks noChangeAspect="1" noChangeArrowheads="1"/>
                    </pic:cNvPicPr>
                  </pic:nvPicPr>
                  <pic:blipFill>
                    <a:blip r:embed="rId220"/>
                    <a:srcRect/>
                    <a:stretch>
                      <a:fillRect/>
                    </a:stretch>
                  </pic:blipFill>
                  <pic:spPr bwMode="auto">
                    <a:xfrm>
                      <a:off x="0" y="0"/>
                      <a:ext cx="2162810" cy="1391285"/>
                    </a:xfrm>
                    <a:prstGeom prst="rect">
                      <a:avLst/>
                    </a:prstGeom>
                    <a:noFill/>
                    <a:ln w="9525">
                      <a:noFill/>
                      <a:miter lim="800000"/>
                      <a:headEnd/>
                      <a:tailEnd/>
                    </a:ln>
                  </pic:spPr>
                </pic:pic>
              </a:graphicData>
            </a:graphic>
          </wp:anchor>
        </w:drawing>
      </w:r>
    </w:p>
    <w:p w:rsidR="007C5775" w:rsidRDefault="007C5775">
      <w:pPr>
        <w:shd w:val="solid" w:color="FFFFFF" w:fill="auto"/>
        <w:autoSpaceDN w:val="0"/>
        <w:rPr>
          <w:rFonts w:ascii="宋体" w:hAnsi="宋体" w:cs="宋体"/>
          <w:sz w:val="24"/>
          <w:shd w:val="clear" w:color="auto" w:fill="FFFFFF"/>
        </w:rPr>
      </w:pPr>
    </w:p>
    <w:p w:rsidR="007C5775" w:rsidRDefault="007C5775" w:rsidP="002744DC">
      <w:pPr>
        <w:shd w:val="solid" w:color="FFFFFF" w:fill="auto"/>
        <w:autoSpaceDN w:val="0"/>
        <w:spacing w:line="400" w:lineRule="exact"/>
        <w:ind w:firstLineChars="200" w:firstLine="480"/>
        <w:rPr>
          <w:rFonts w:ascii="宋体" w:hAnsi="宋体" w:cs="宋体"/>
          <w:sz w:val="24"/>
          <w:shd w:val="clear" w:color="auto" w:fill="FFFFFF"/>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pPr>
        <w:pStyle w:val="a4"/>
        <w:spacing w:line="320" w:lineRule="atLeast"/>
        <w:rPr>
          <w:sz w:val="24"/>
          <w:szCs w:val="24"/>
        </w:rPr>
      </w:pPr>
    </w:p>
    <w:p w:rsidR="007C5775" w:rsidRDefault="007C5775">
      <w:pPr>
        <w:pStyle w:val="a4"/>
        <w:spacing w:line="320" w:lineRule="atLeast"/>
        <w:jc w:val="center"/>
        <w:rPr>
          <w:sz w:val="24"/>
          <w:szCs w:val="24"/>
        </w:rPr>
      </w:pPr>
      <w:r>
        <w:rPr>
          <w:rFonts w:hint="eastAsia"/>
          <w:sz w:val="24"/>
          <w:szCs w:val="24"/>
        </w:rPr>
        <w:t>图18  HA17741管脚图</w:t>
      </w:r>
    </w:p>
    <w:p w:rsidR="007C5775" w:rsidRDefault="007C5775">
      <w:pPr>
        <w:pStyle w:val="a4"/>
        <w:spacing w:line="320" w:lineRule="atLeast"/>
        <w:rPr>
          <w:sz w:val="24"/>
          <w:szCs w:val="24"/>
        </w:rPr>
      </w:pPr>
      <w:r>
        <w:rPr>
          <w:rFonts w:hint="eastAsia"/>
          <w:sz w:val="24"/>
          <w:szCs w:val="24"/>
        </w:rPr>
        <w:lastRenderedPageBreak/>
        <w:t xml:space="preserve">    图19为运用HA17741设计的运放电路</w:t>
      </w:r>
    </w:p>
    <w:p w:rsidR="007C5775" w:rsidRDefault="007C5775">
      <w:pPr>
        <w:pStyle w:val="a4"/>
        <w:spacing w:line="320" w:lineRule="atLeast"/>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E0132A" w:rsidP="002744DC">
      <w:pPr>
        <w:pStyle w:val="a4"/>
        <w:spacing w:line="320" w:lineRule="atLeast"/>
        <w:ind w:leftChars="200" w:left="420"/>
        <w:rPr>
          <w:sz w:val="24"/>
          <w:szCs w:val="24"/>
        </w:rPr>
      </w:pPr>
      <w:r>
        <w:rPr>
          <w:rFonts w:hint="eastAsia"/>
          <w:noProof/>
          <w:sz w:val="24"/>
          <w:szCs w:val="24"/>
        </w:rPr>
        <w:drawing>
          <wp:anchor distT="0" distB="0" distL="114300" distR="114300" simplePos="0" relativeHeight="251664384" behindDoc="0" locked="0" layoutInCell="1" allowOverlap="1">
            <wp:simplePos x="0" y="0"/>
            <wp:positionH relativeFrom="column">
              <wp:posOffset>814705</wp:posOffset>
            </wp:positionH>
            <wp:positionV relativeFrom="paragraph">
              <wp:posOffset>41910</wp:posOffset>
            </wp:positionV>
            <wp:extent cx="3239135" cy="1799590"/>
            <wp:effectExtent l="19050" t="0" r="0" b="0"/>
            <wp:wrapNone/>
            <wp:docPr id="25" name="图片 25" descr="2014-05-19_105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2014-05-19_105018"/>
                    <pic:cNvPicPr preferRelativeResize="0">
                      <a:picLocks noChangeArrowheads="1"/>
                    </pic:cNvPicPr>
                  </pic:nvPicPr>
                  <pic:blipFill>
                    <a:blip r:embed="rId221"/>
                    <a:srcRect/>
                    <a:stretch>
                      <a:fillRect/>
                    </a:stretch>
                  </pic:blipFill>
                  <pic:spPr bwMode="auto">
                    <a:xfrm>
                      <a:off x="0" y="0"/>
                      <a:ext cx="3239135" cy="1799590"/>
                    </a:xfrm>
                    <a:prstGeom prst="rect">
                      <a:avLst/>
                    </a:prstGeom>
                    <a:noFill/>
                    <a:ln w="9525">
                      <a:noFill/>
                      <a:miter lim="800000"/>
                      <a:headEnd/>
                      <a:tailEnd/>
                    </a:ln>
                  </pic:spPr>
                </pic:pic>
              </a:graphicData>
            </a:graphic>
          </wp:anchor>
        </w:drawing>
      </w: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sz w:val="24"/>
          <w:szCs w:val="24"/>
        </w:rPr>
      </w:pPr>
    </w:p>
    <w:p w:rsidR="007C5775" w:rsidRDefault="007C5775" w:rsidP="002744DC">
      <w:pPr>
        <w:pStyle w:val="a4"/>
        <w:spacing w:line="320" w:lineRule="atLeast"/>
        <w:ind w:leftChars="200" w:left="420"/>
        <w:rPr>
          <w:rFonts w:hAnsi="宋体" w:cs="宋体"/>
          <w:sz w:val="24"/>
          <w:szCs w:val="24"/>
        </w:rPr>
      </w:pPr>
    </w:p>
    <w:p w:rsidR="007C5775" w:rsidRDefault="007C5775" w:rsidP="002744DC">
      <w:pPr>
        <w:pStyle w:val="a4"/>
        <w:spacing w:line="320" w:lineRule="atLeast"/>
        <w:ind w:leftChars="200" w:left="420"/>
        <w:rPr>
          <w:rFonts w:hAnsi="宋体" w:cs="宋体"/>
          <w:sz w:val="24"/>
          <w:szCs w:val="24"/>
        </w:rPr>
      </w:pPr>
    </w:p>
    <w:p w:rsidR="007C5775" w:rsidRDefault="007C5775" w:rsidP="002744DC">
      <w:pPr>
        <w:pStyle w:val="a4"/>
        <w:spacing w:line="320" w:lineRule="atLeast"/>
        <w:ind w:leftChars="200" w:left="420"/>
        <w:rPr>
          <w:rFonts w:hAnsi="宋体" w:cs="宋体"/>
          <w:sz w:val="24"/>
          <w:szCs w:val="24"/>
        </w:rPr>
      </w:pPr>
    </w:p>
    <w:p w:rsidR="007C5775" w:rsidRDefault="007C5775" w:rsidP="002744DC">
      <w:pPr>
        <w:pStyle w:val="a4"/>
        <w:spacing w:line="320" w:lineRule="atLeast"/>
        <w:ind w:leftChars="200" w:left="420"/>
        <w:rPr>
          <w:rFonts w:hAnsi="宋体" w:cs="宋体"/>
          <w:sz w:val="24"/>
          <w:szCs w:val="24"/>
        </w:rPr>
      </w:pPr>
    </w:p>
    <w:p w:rsidR="007C5775" w:rsidRDefault="007C5775" w:rsidP="002744DC">
      <w:pPr>
        <w:pStyle w:val="a4"/>
        <w:spacing w:line="320" w:lineRule="atLeast"/>
        <w:ind w:leftChars="200" w:left="420"/>
        <w:jc w:val="center"/>
        <w:rPr>
          <w:rFonts w:hAnsi="宋体" w:cs="宋体"/>
          <w:sz w:val="24"/>
          <w:szCs w:val="24"/>
        </w:rPr>
      </w:pPr>
      <w:r>
        <w:rPr>
          <w:rFonts w:hAnsi="宋体" w:cs="宋体" w:hint="eastAsia"/>
          <w:sz w:val="24"/>
          <w:szCs w:val="24"/>
        </w:rPr>
        <w:t>图19  HA17741运放电路</w:t>
      </w:r>
    </w:p>
    <w:p w:rsidR="007C5775" w:rsidRDefault="007C5775" w:rsidP="00891EE3">
      <w:pPr>
        <w:spacing w:line="400" w:lineRule="exact"/>
        <w:ind w:firstLineChars="200" w:firstLine="480"/>
        <w:rPr>
          <w:rFonts w:ascii="宋体" w:hAnsi="宋体" w:cs="宋体"/>
          <w:sz w:val="24"/>
          <w:shd w:val="clear" w:color="auto" w:fill="FFFFFF"/>
        </w:rPr>
        <w:pPrChange w:id="153" w:author="Sky123.Org" w:date="2014-06-04T00:55:00Z">
          <w:pPr>
            <w:spacing w:line="320" w:lineRule="atLeast"/>
            <w:ind w:leftChars="200" w:left="420" w:firstLineChars="200" w:firstLine="480"/>
          </w:pPr>
        </w:pPrChange>
      </w:pPr>
      <w:r>
        <w:rPr>
          <w:rFonts w:ascii="宋体" w:hAnsi="宋体" w:cs="宋体" w:hint="eastAsia"/>
          <w:sz w:val="24"/>
          <w:shd w:val="clear" w:color="auto" w:fill="FFFFFF"/>
        </w:rPr>
        <w:t>这里使用了HA17741芯片的2、3、4、6、7、引脚，其他引脚悬空；其中第2引脚接电阻</w:t>
      </w:r>
      <w:r w:rsidRPr="00891EE3">
        <w:rPr>
          <w:rFonts w:ascii="宋体" w:hAnsi="宋体" w:cs="宋体" w:hint="eastAsia"/>
          <w:sz w:val="24"/>
          <w:shd w:val="clear" w:color="auto" w:fill="FFFFFF"/>
          <w:rPrChange w:id="154" w:author="Sky123.Org" w:date="2014-06-04T00:55:00Z">
            <w:rPr>
              <w:rFonts w:ascii="宋体" w:hAnsi="宋体" w:cs="宋体" w:hint="eastAsia"/>
              <w:position w:val="-10"/>
              <w:sz w:val="24"/>
              <w:shd w:val="clear" w:color="auto" w:fill="FFFFFF"/>
            </w:rPr>
          </w:rPrChange>
        </w:rPr>
        <w:object w:dxaOrig="308" w:dyaOrig="349">
          <v:shape id="_x0000_i1181" type="#_x0000_t75" style="width:15pt;height:17.3pt;mso-position-horizontal-relative:page;mso-position-vertical-relative:page" o:ole="">
            <v:imagedata r:id="rId222" o:title=""/>
          </v:shape>
          <o:OLEObject Type="Embed" ProgID="Equation.3" ShapeID="_x0000_i1181" DrawAspect="Content" ObjectID="_1463350116" r:id="rId223">
            <o:FieldCodes>\* MERGEFORMAT</o:FieldCodes>
          </o:OLEObject>
        </w:object>
      </w:r>
      <w:r>
        <w:rPr>
          <w:rFonts w:ascii="宋体" w:hAnsi="宋体" w:cs="宋体" w:hint="eastAsia"/>
          <w:sz w:val="24"/>
          <w:shd w:val="clear" w:color="auto" w:fill="FFFFFF"/>
        </w:rPr>
        <w:t>，第3引脚接电阻</w:t>
      </w:r>
      <w:r w:rsidRPr="00891EE3">
        <w:rPr>
          <w:rFonts w:ascii="宋体" w:hAnsi="宋体" w:cs="宋体" w:hint="eastAsia"/>
          <w:sz w:val="24"/>
          <w:shd w:val="clear" w:color="auto" w:fill="FFFFFF"/>
          <w:rPrChange w:id="155" w:author="Sky123.Org" w:date="2014-06-04T00:55:00Z">
            <w:rPr>
              <w:rFonts w:ascii="宋体" w:hAnsi="宋体" w:cs="宋体" w:hint="eastAsia"/>
              <w:position w:val="-12"/>
              <w:sz w:val="24"/>
              <w:shd w:val="clear" w:color="auto" w:fill="FFFFFF"/>
            </w:rPr>
          </w:rPrChange>
        </w:rPr>
        <w:object w:dxaOrig="306" w:dyaOrig="368">
          <v:shape id="_x0000_i1182" type="#_x0000_t75" style="width:15pt;height:17.85pt;mso-position-horizontal-relative:page;mso-position-vertical-relative:page" o:ole="">
            <v:imagedata r:id="rId224" o:title=""/>
          </v:shape>
          <o:OLEObject Type="Embed" ProgID="Equation.3" ShapeID="_x0000_i1182" DrawAspect="Content" ObjectID="_1463350117" r:id="rId225">
            <o:FieldCodes>\* MERGEFORMAT</o:FieldCodes>
          </o:OLEObject>
        </w:object>
      </w:r>
      <w:r>
        <w:rPr>
          <w:rFonts w:ascii="宋体" w:hAnsi="宋体" w:cs="宋体" w:hint="eastAsia"/>
          <w:sz w:val="24"/>
          <w:shd w:val="clear" w:color="auto" w:fill="FFFFFF"/>
        </w:rPr>
        <w:t>，第4引脚接去耦电容</w:t>
      </w:r>
      <w:r w:rsidRPr="00891EE3">
        <w:rPr>
          <w:rFonts w:ascii="宋体" w:hAnsi="宋体" w:cs="宋体" w:hint="eastAsia"/>
          <w:sz w:val="24"/>
          <w:shd w:val="clear" w:color="auto" w:fill="FFFFFF"/>
          <w:rPrChange w:id="156" w:author="Sky123.Org" w:date="2014-06-04T00:55:00Z">
            <w:rPr>
              <w:rFonts w:ascii="宋体" w:hAnsi="宋体" w:cs="宋体" w:hint="eastAsia"/>
              <w:position w:val="-12"/>
              <w:sz w:val="24"/>
              <w:shd w:val="clear" w:color="auto" w:fill="FFFFFF"/>
            </w:rPr>
          </w:rPrChange>
        </w:rPr>
        <w:object w:dxaOrig="306" w:dyaOrig="368">
          <v:shape id="_x0000_i1183" type="#_x0000_t75" style="width:15pt;height:17.85pt;mso-position-horizontal-relative:page;mso-position-vertical-relative:page" o:ole="">
            <v:imagedata r:id="rId226" o:title=""/>
          </v:shape>
          <o:OLEObject Type="Embed" ProgID="Equation.3" ShapeID="_x0000_i1183" DrawAspect="Content" ObjectID="_1463350118" r:id="rId227">
            <o:FieldCodes>\* MERGEFORMAT</o:FieldCodes>
          </o:OLEObject>
        </w:object>
      </w:r>
      <w:r>
        <w:rPr>
          <w:rFonts w:ascii="宋体" w:hAnsi="宋体" w:cs="宋体" w:hint="eastAsia"/>
          <w:sz w:val="24"/>
          <w:shd w:val="clear" w:color="auto" w:fill="FFFFFF"/>
        </w:rPr>
        <w:t>，并为外界向系统提供负电压的引脚，第6引脚接反馈电阻</w:t>
      </w:r>
      <w:r w:rsidRPr="00891EE3">
        <w:rPr>
          <w:rFonts w:ascii="宋体" w:hAnsi="宋体" w:cs="宋体" w:hint="eastAsia"/>
          <w:sz w:val="24"/>
          <w:shd w:val="clear" w:color="auto" w:fill="FFFFFF"/>
          <w:rPrChange w:id="157" w:author="Sky123.Org" w:date="2014-06-04T00:55:00Z">
            <w:rPr>
              <w:rFonts w:ascii="宋体" w:hAnsi="宋体" w:cs="宋体" w:hint="eastAsia"/>
              <w:position w:val="-10"/>
              <w:sz w:val="24"/>
              <w:shd w:val="clear" w:color="auto" w:fill="FFFFFF"/>
            </w:rPr>
          </w:rPrChange>
        </w:rPr>
        <w:object w:dxaOrig="287" w:dyaOrig="349">
          <v:shape id="_x0000_i1184" type="#_x0000_t75" style="width:14.4pt;height:17.3pt;mso-position-horizontal-relative:page;mso-position-vertical-relative:page" o:ole="">
            <v:imagedata r:id="rId228" o:title=""/>
          </v:shape>
          <o:OLEObject Type="Embed" ProgID="Equation.3" ShapeID="_x0000_i1184" DrawAspect="Content" ObjectID="_1463350119" r:id="rId229">
            <o:FieldCodes>\* MERGEFORMAT</o:FieldCodes>
          </o:OLEObject>
        </w:object>
      </w:r>
      <w:r>
        <w:rPr>
          <w:rFonts w:ascii="宋体" w:hAnsi="宋体" w:cs="宋体" w:hint="eastAsia"/>
          <w:sz w:val="24"/>
          <w:shd w:val="clear" w:color="auto" w:fill="FFFFFF"/>
        </w:rPr>
        <w:t>作为反馈电路，同时外接数据传输电路，第7引脚接去耦电容</w:t>
      </w:r>
      <w:r w:rsidRPr="00891EE3">
        <w:rPr>
          <w:rFonts w:ascii="宋体" w:hAnsi="宋体" w:cs="宋体" w:hint="eastAsia"/>
          <w:sz w:val="24"/>
          <w:shd w:val="clear" w:color="auto" w:fill="FFFFFF"/>
          <w:rPrChange w:id="158" w:author="Sky123.Org" w:date="2014-06-04T00:55:00Z">
            <w:rPr>
              <w:rFonts w:ascii="宋体" w:hAnsi="宋体" w:cs="宋体" w:hint="eastAsia"/>
              <w:position w:val="-12"/>
              <w:sz w:val="24"/>
              <w:shd w:val="clear" w:color="auto" w:fill="FFFFFF"/>
            </w:rPr>
          </w:rPrChange>
        </w:rPr>
        <w:object w:dxaOrig="306" w:dyaOrig="368">
          <v:shape id="_x0000_i1185" type="#_x0000_t75" style="width:15pt;height:17.85pt;mso-position-horizontal-relative:page;mso-position-vertical-relative:page" o:ole="">
            <v:imagedata r:id="rId230" o:title=""/>
          </v:shape>
          <o:OLEObject Type="Embed" ProgID="Equation.3" ShapeID="_x0000_i1185" DrawAspect="Content" ObjectID="_1463350120" r:id="rId231">
            <o:FieldCodes>\* MERGEFORMAT</o:FieldCodes>
          </o:OLEObject>
        </w:object>
      </w:r>
      <w:r>
        <w:rPr>
          <w:rFonts w:ascii="宋体" w:hAnsi="宋体" w:cs="宋体" w:hint="eastAsia"/>
          <w:sz w:val="24"/>
          <w:shd w:val="clear" w:color="auto" w:fill="FFFFFF"/>
        </w:rPr>
        <w:t>，并为外界向系统提供正电压的引脚；双电源供电系统能使芯片更为稳定地工作，减小误差。其中</w:t>
      </w:r>
      <w:r w:rsidRPr="00891EE3">
        <w:rPr>
          <w:rFonts w:ascii="宋体" w:hAnsi="宋体" w:cs="宋体" w:hint="eastAsia"/>
          <w:sz w:val="24"/>
          <w:shd w:val="clear" w:color="auto" w:fill="FFFFFF"/>
          <w:rPrChange w:id="159" w:author="Sky123.Org" w:date="2014-06-04T00:55:00Z">
            <w:rPr>
              <w:rFonts w:ascii="宋体" w:hAnsi="宋体" w:cs="宋体" w:hint="eastAsia"/>
              <w:position w:val="-12"/>
              <w:sz w:val="24"/>
              <w:shd w:val="clear" w:color="auto" w:fill="FFFFFF"/>
            </w:rPr>
          </w:rPrChange>
        </w:rPr>
        <w:object w:dxaOrig="327" w:dyaOrig="368">
          <v:shape id="_x0000_i1186" type="#_x0000_t75" style="width:16.15pt;height:17.85pt;mso-position-horizontal-relative:page;mso-position-vertical-relative:page" o:ole="">
            <v:imagedata r:id="rId232" o:title=""/>
          </v:shape>
          <o:OLEObject Type="Embed" ProgID="Equation.3" ShapeID="_x0000_i1186" DrawAspect="Content" ObjectID="_1463350121" r:id="rId233">
            <o:FieldCodes>\* MERGEFORMAT</o:FieldCodes>
          </o:OLEObject>
        </w:object>
      </w:r>
      <w:r>
        <w:rPr>
          <w:rFonts w:ascii="宋体" w:hAnsi="宋体" w:cs="宋体" w:hint="eastAsia"/>
          <w:sz w:val="24"/>
          <w:shd w:val="clear" w:color="auto" w:fill="FFFFFF"/>
        </w:rPr>
        <w:t>、</w:t>
      </w:r>
      <w:r w:rsidRPr="00891EE3">
        <w:rPr>
          <w:rFonts w:ascii="宋体" w:hAnsi="宋体" w:cs="宋体" w:hint="eastAsia"/>
          <w:sz w:val="24"/>
          <w:shd w:val="clear" w:color="auto" w:fill="FFFFFF"/>
          <w:rPrChange w:id="160" w:author="Sky123.Org" w:date="2014-06-04T00:55:00Z">
            <w:rPr>
              <w:rFonts w:ascii="宋体" w:hAnsi="宋体" w:cs="宋体" w:hint="eastAsia"/>
              <w:position w:val="-12"/>
              <w:sz w:val="24"/>
              <w:shd w:val="clear" w:color="auto" w:fill="FFFFFF"/>
            </w:rPr>
          </w:rPrChange>
        </w:rPr>
        <w:object w:dxaOrig="327" w:dyaOrig="368">
          <v:shape id="_x0000_i1187" type="#_x0000_t75" style="width:16.15pt;height:17.85pt;mso-position-horizontal-relative:page;mso-position-vertical-relative:page" o:ole="">
            <v:imagedata r:id="rId234" o:title=""/>
          </v:shape>
          <o:OLEObject Type="Embed" ProgID="Equation.3" ShapeID="_x0000_i1187" DrawAspect="Content" ObjectID="_1463350122" r:id="rId235">
            <o:FieldCodes>\* MERGEFORMAT</o:FieldCodes>
          </o:OLEObject>
        </w:object>
      </w:r>
      <w:r>
        <w:rPr>
          <w:rFonts w:ascii="宋体" w:hAnsi="宋体" w:cs="宋体" w:hint="eastAsia"/>
          <w:sz w:val="24"/>
          <w:shd w:val="clear" w:color="auto" w:fill="FFFFFF"/>
        </w:rPr>
        <w:t>为二极管IN4148，其单向导电性，起到了保护电路的作用。</w:t>
      </w:r>
    </w:p>
    <w:p w:rsidR="007C5775" w:rsidRDefault="007C5775">
      <w:pPr>
        <w:spacing w:line="320" w:lineRule="atLeast"/>
        <w:ind w:leftChars="200" w:left="420" w:firstLineChars="200" w:firstLine="480"/>
        <w:rPr>
          <w:rFonts w:ascii="宋体" w:hAnsi="宋体" w:cs="宋体"/>
          <w:sz w:val="24"/>
          <w:shd w:val="clear" w:color="auto" w:fill="FFFFFF"/>
        </w:rPr>
      </w:pPr>
      <w:r>
        <w:rPr>
          <w:rFonts w:ascii="宋体" w:hAnsi="宋体" w:cs="宋体" w:hint="eastAsia"/>
          <w:sz w:val="24"/>
          <w:shd w:val="clear" w:color="auto" w:fill="FFFFFF"/>
        </w:rPr>
        <w:t>该电路的放大倍数计算为：</w:t>
      </w:r>
    </w:p>
    <w:p w:rsidR="007C5775" w:rsidRDefault="007C5775">
      <w:pPr>
        <w:spacing w:line="320" w:lineRule="atLeast"/>
        <w:jc w:val="center"/>
        <w:rPr>
          <w:rFonts w:ascii="宋体" w:hAnsi="宋体" w:cs="宋体"/>
          <w:sz w:val="24"/>
          <w:shd w:val="clear" w:color="auto" w:fill="FFFFFF"/>
        </w:rPr>
      </w:pPr>
      <w:r w:rsidRPr="00B70E6D">
        <w:rPr>
          <w:rFonts w:ascii="宋体" w:hAnsi="宋体" w:cs="宋体" w:hint="eastAsia"/>
          <w:position w:val="-30"/>
          <w:sz w:val="24"/>
          <w:shd w:val="clear" w:color="auto" w:fill="FFFFFF"/>
        </w:rPr>
        <w:object w:dxaOrig="2315" w:dyaOrig="685">
          <v:shape id="_x0000_i1180" type="#_x0000_t75" style="width:114.6pt;height:34pt;mso-position-horizontal-relative:page;mso-position-vertical-relative:page" o:ole="">
            <v:imagedata r:id="rId236" o:title=""/>
          </v:shape>
          <o:OLEObject Type="Embed" ProgID="Equation.3" ShapeID="_x0000_i1180" DrawAspect="Content" ObjectID="_1463350123" r:id="rId237">
            <o:FieldCodes>\* MERGEFORMAT</o:FieldCodes>
          </o:OLEObject>
        </w:object>
      </w:r>
    </w:p>
    <w:p w:rsidR="007C5775" w:rsidRDefault="007C5775">
      <w:pPr>
        <w:spacing w:line="320" w:lineRule="atLeast"/>
        <w:rPr>
          <w:rFonts w:ascii="宋体" w:hAnsi="宋体" w:cs="宋体"/>
          <w:sz w:val="24"/>
          <w:shd w:val="clear" w:color="auto" w:fill="FFFFFF"/>
        </w:rPr>
      </w:pPr>
      <w:r>
        <w:rPr>
          <w:rFonts w:ascii="宋体" w:hAnsi="宋体" w:cs="宋体" w:hint="eastAsia"/>
          <w:sz w:val="24"/>
          <w:shd w:val="clear" w:color="auto" w:fill="FFFFFF"/>
        </w:rPr>
        <w:t xml:space="preserve">    3）滤波放大电路</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在接下来的设计中，我们加入RC低通滤波电路，并对以上的信号进一步放大，这里依然选用HA17741芯片。</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低通滤波器是滤波器的一种，可实现对信号的选择，容许低于</w:t>
      </w:r>
      <w:hyperlink r:id="rId238" w:history="1">
        <w:r>
          <w:rPr>
            <w:rFonts w:ascii="宋体" w:hAnsi="宋体" w:cs="宋体" w:hint="eastAsia"/>
            <w:sz w:val="24"/>
            <w:shd w:val="clear" w:color="auto" w:fill="FFFFFF"/>
          </w:rPr>
          <w:t>截止频率</w:t>
        </w:r>
      </w:hyperlink>
      <w:r>
        <w:rPr>
          <w:rFonts w:ascii="宋体" w:hAnsi="宋体" w:cs="宋体" w:hint="eastAsia"/>
          <w:sz w:val="24"/>
          <w:shd w:val="clear" w:color="auto" w:fill="FFFFFF"/>
        </w:rPr>
        <w:t>的信号通过， 但不允许高于截止频率的信号通过。经常应用于在仪器、音响、信号处理等电路中，可以实现按频率对信号进行选择，防止</w:t>
      </w:r>
      <w:hyperlink r:id="rId239" w:history="1">
        <w:r>
          <w:rPr>
            <w:rFonts w:ascii="宋体" w:hAnsi="宋体" w:cs="宋体" w:hint="eastAsia"/>
            <w:sz w:val="24"/>
            <w:shd w:val="clear" w:color="auto" w:fill="FFFFFF"/>
          </w:rPr>
          <w:t>高频信号</w:t>
        </w:r>
      </w:hyperlink>
      <w:r>
        <w:rPr>
          <w:rFonts w:ascii="宋体" w:hAnsi="宋体" w:cs="宋体" w:hint="eastAsia"/>
          <w:sz w:val="24"/>
          <w:shd w:val="clear" w:color="auto" w:fill="FFFFFF"/>
        </w:rPr>
        <w:t>对电路的干扰。其电路见图20：</w:t>
      </w: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E0132A">
      <w:pPr>
        <w:spacing w:line="320" w:lineRule="atLeast"/>
        <w:rPr>
          <w:rFonts w:ascii="宋体" w:hAnsi="宋体" w:cs="宋体"/>
          <w:sz w:val="24"/>
          <w:shd w:val="clear" w:color="auto" w:fill="FFFFFF"/>
        </w:rPr>
      </w:pPr>
      <w:r>
        <w:rPr>
          <w:rFonts w:ascii="宋体" w:hAnsi="宋体" w:cs="宋体" w:hint="eastAsia"/>
          <w:noProof/>
          <w:sz w:val="24"/>
        </w:rPr>
        <w:drawing>
          <wp:anchor distT="0" distB="0" distL="114300" distR="114300" simplePos="0" relativeHeight="251667456" behindDoc="0" locked="0" layoutInCell="1" allowOverlap="1">
            <wp:simplePos x="0" y="0"/>
            <wp:positionH relativeFrom="column">
              <wp:posOffset>719455</wp:posOffset>
            </wp:positionH>
            <wp:positionV relativeFrom="paragraph">
              <wp:posOffset>78105</wp:posOffset>
            </wp:positionV>
            <wp:extent cx="3609340" cy="1800225"/>
            <wp:effectExtent l="19050" t="0" r="0" b="0"/>
            <wp:wrapNone/>
            <wp:docPr id="26" name="图片 26" descr="2014-05-19_20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014-05-19_202801"/>
                    <pic:cNvPicPr>
                      <a:picLocks noChangeAspect="1" noChangeArrowheads="1"/>
                    </pic:cNvPicPr>
                  </pic:nvPicPr>
                  <pic:blipFill>
                    <a:blip r:embed="rId240"/>
                    <a:srcRect/>
                    <a:stretch>
                      <a:fillRect/>
                    </a:stretch>
                  </pic:blipFill>
                  <pic:spPr bwMode="auto">
                    <a:xfrm>
                      <a:off x="0" y="0"/>
                      <a:ext cx="3609340" cy="1800225"/>
                    </a:xfrm>
                    <a:prstGeom prst="rect">
                      <a:avLst/>
                    </a:prstGeom>
                    <a:noFill/>
                    <a:ln w="9525">
                      <a:noFill/>
                      <a:miter lim="800000"/>
                      <a:headEnd/>
                      <a:tailEnd/>
                    </a:ln>
                  </pic:spPr>
                </pic:pic>
              </a:graphicData>
            </a:graphic>
          </wp:anchor>
        </w:drawing>
      </w: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jc w:val="center"/>
        <w:rPr>
          <w:rFonts w:ascii="宋体" w:hAnsi="宋体" w:cs="宋体"/>
          <w:sz w:val="24"/>
          <w:shd w:val="clear" w:color="auto" w:fill="FFFFFF"/>
        </w:rPr>
      </w:pPr>
    </w:p>
    <w:p w:rsidR="007C5775" w:rsidRDefault="007C5775">
      <w:pPr>
        <w:spacing w:line="320" w:lineRule="atLeast"/>
        <w:jc w:val="center"/>
        <w:rPr>
          <w:rFonts w:ascii="宋体" w:hAnsi="宋体" w:cs="宋体"/>
          <w:sz w:val="24"/>
          <w:shd w:val="clear" w:color="auto" w:fill="FFFFFF"/>
        </w:rPr>
      </w:pPr>
      <w:r>
        <w:rPr>
          <w:rFonts w:ascii="宋体" w:hAnsi="宋体" w:cs="宋体" w:hint="eastAsia"/>
          <w:sz w:val="24"/>
          <w:shd w:val="clear" w:color="auto" w:fill="FFFFFF"/>
        </w:rPr>
        <w:t>图20  滤波放大电路</w:t>
      </w:r>
    </w:p>
    <w:p w:rsidR="007C5775" w:rsidRDefault="007C5775">
      <w:pPr>
        <w:spacing w:line="320" w:lineRule="atLeast"/>
        <w:rPr>
          <w:rFonts w:ascii="宋体" w:hAnsi="宋体" w:cs="宋体"/>
          <w:sz w:val="24"/>
          <w:shd w:val="clear" w:color="auto" w:fill="FFFFFF"/>
        </w:rPr>
      </w:pPr>
      <w:r>
        <w:rPr>
          <w:rFonts w:ascii="宋体" w:hAnsi="宋体" w:cs="宋体" w:hint="eastAsia"/>
          <w:sz w:val="24"/>
          <w:shd w:val="clear" w:color="auto" w:fill="FFFFFF"/>
        </w:rPr>
        <w:t xml:space="preserve">    其截止频率计算公式是：    </w:t>
      </w:r>
    </w:p>
    <w:p w:rsidR="007C5775" w:rsidRDefault="007C5775">
      <w:pPr>
        <w:spacing w:line="320" w:lineRule="atLeast"/>
        <w:jc w:val="center"/>
        <w:rPr>
          <w:rFonts w:ascii="宋体" w:hAnsi="宋体" w:cs="宋体"/>
          <w:sz w:val="24"/>
          <w:shd w:val="clear" w:color="auto" w:fill="FFFFFF"/>
        </w:rPr>
      </w:pPr>
      <w:r w:rsidRPr="00B70E6D">
        <w:rPr>
          <w:rFonts w:ascii="宋体" w:hAnsi="宋体" w:cs="宋体" w:hint="eastAsia"/>
          <w:position w:val="-24"/>
          <w:sz w:val="24"/>
          <w:shd w:val="clear" w:color="auto" w:fill="FFFFFF"/>
        </w:rPr>
        <w:object w:dxaOrig="1329" w:dyaOrig="624">
          <v:shape id="_x0000_i1128" type="#_x0000_t75" style="width:65.65pt;height:31.1pt;mso-position-horizontal-relative:page;mso-position-vertical-relative:page" o:ole="">
            <v:imagedata r:id="rId241" o:title=""/>
          </v:shape>
          <o:OLEObject Type="Embed" ProgID="Equation.3" ShapeID="_x0000_i1128" DrawAspect="Content" ObjectID="_1463350124" r:id="rId242">
            <o:FieldCodes>\* MERGEFORMAT</o:FieldCodes>
          </o:OLEObject>
        </w:object>
      </w:r>
    </w:p>
    <w:p w:rsidR="007C5775" w:rsidRDefault="007C5775">
      <w:pPr>
        <w:spacing w:line="320" w:lineRule="atLeast"/>
        <w:rPr>
          <w:rFonts w:ascii="宋体" w:hAnsi="宋体" w:cs="宋体"/>
          <w:sz w:val="24"/>
          <w:shd w:val="clear" w:color="auto" w:fill="FFFFFF"/>
        </w:rPr>
      </w:pPr>
      <w:r>
        <w:rPr>
          <w:rFonts w:ascii="宋体" w:hAnsi="宋体" w:cs="宋体" w:hint="eastAsia"/>
          <w:sz w:val="24"/>
          <w:shd w:val="clear" w:color="auto" w:fill="FFFFFF"/>
        </w:rPr>
        <w:t xml:space="preserve">    设计中运用HA17741画出的原理图见图21为：</w:t>
      </w:r>
    </w:p>
    <w:p w:rsidR="007C5775" w:rsidRDefault="00E0132A">
      <w:pPr>
        <w:spacing w:line="320" w:lineRule="atLeast"/>
        <w:rPr>
          <w:rFonts w:ascii="宋体" w:hAnsi="宋体" w:cs="宋体"/>
          <w:sz w:val="24"/>
          <w:shd w:val="clear" w:color="auto" w:fill="FFFFFF"/>
        </w:rPr>
      </w:pPr>
      <w:r>
        <w:rPr>
          <w:rFonts w:ascii="宋体" w:hAnsi="宋体" w:cs="宋体" w:hint="eastAsia"/>
          <w:noProof/>
          <w:sz w:val="24"/>
        </w:rPr>
        <w:drawing>
          <wp:anchor distT="0" distB="0" distL="114300" distR="114300" simplePos="0" relativeHeight="251668480" behindDoc="0" locked="0" layoutInCell="1" allowOverlap="1">
            <wp:simplePos x="0" y="0"/>
            <wp:positionH relativeFrom="column">
              <wp:posOffset>1016635</wp:posOffset>
            </wp:positionH>
            <wp:positionV relativeFrom="paragraph">
              <wp:posOffset>88265</wp:posOffset>
            </wp:positionV>
            <wp:extent cx="3061970" cy="2056765"/>
            <wp:effectExtent l="19050" t="0" r="5080" b="0"/>
            <wp:wrapNone/>
            <wp:docPr id="27" name="图片 27" descr="2014-05-19_21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4-05-19_212319"/>
                    <pic:cNvPicPr>
                      <a:picLocks noChangeAspect="1" noChangeArrowheads="1"/>
                    </pic:cNvPicPr>
                  </pic:nvPicPr>
                  <pic:blipFill>
                    <a:blip r:embed="rId243"/>
                    <a:srcRect/>
                    <a:stretch>
                      <a:fillRect/>
                    </a:stretch>
                  </pic:blipFill>
                  <pic:spPr bwMode="auto">
                    <a:xfrm>
                      <a:off x="0" y="0"/>
                      <a:ext cx="3061970" cy="2056765"/>
                    </a:xfrm>
                    <a:prstGeom prst="rect">
                      <a:avLst/>
                    </a:prstGeom>
                    <a:noFill/>
                    <a:ln w="9525">
                      <a:noFill/>
                      <a:miter lim="800000"/>
                      <a:headEnd/>
                      <a:tailEnd/>
                    </a:ln>
                  </pic:spPr>
                </pic:pic>
              </a:graphicData>
            </a:graphic>
          </wp:anchor>
        </w:drawing>
      </w: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rPr>
          <w:rFonts w:ascii="宋体" w:hAnsi="宋体" w:cs="宋体"/>
          <w:sz w:val="24"/>
          <w:shd w:val="clear" w:color="auto" w:fill="FFFFFF"/>
        </w:rPr>
      </w:pPr>
    </w:p>
    <w:p w:rsidR="007C5775" w:rsidRDefault="007C5775">
      <w:pPr>
        <w:spacing w:line="320" w:lineRule="atLeast"/>
        <w:jc w:val="center"/>
        <w:rPr>
          <w:rFonts w:ascii="宋体" w:hAnsi="宋体" w:cs="宋体"/>
          <w:sz w:val="24"/>
          <w:shd w:val="clear" w:color="auto" w:fill="FFFFFF"/>
        </w:rPr>
      </w:pPr>
      <w:r>
        <w:rPr>
          <w:rFonts w:ascii="宋体" w:hAnsi="宋体" w:cs="宋体" w:hint="eastAsia"/>
          <w:sz w:val="24"/>
          <w:shd w:val="clear" w:color="auto" w:fill="FFFFFF"/>
        </w:rPr>
        <w:t>图21  HA17741滤波运放电路</w:t>
      </w:r>
    </w:p>
    <w:p w:rsidR="007C5775" w:rsidRDefault="007C5775">
      <w:pPr>
        <w:spacing w:line="320" w:lineRule="atLeast"/>
        <w:rPr>
          <w:rFonts w:ascii="宋体" w:hAnsi="宋体" w:cs="宋体"/>
          <w:sz w:val="24"/>
          <w:shd w:val="clear" w:color="auto" w:fill="FFFFFF"/>
        </w:rPr>
      </w:pPr>
      <w:r>
        <w:rPr>
          <w:rFonts w:ascii="宋体" w:hAnsi="宋体" w:cs="宋体" w:hint="eastAsia"/>
          <w:sz w:val="24"/>
          <w:shd w:val="clear" w:color="auto" w:fill="FFFFFF"/>
        </w:rPr>
        <w:t xml:space="preserve">    由设计的原理得出这里的截止频率为：</w:t>
      </w:r>
    </w:p>
    <w:p w:rsidR="007C5775" w:rsidRDefault="007C5775">
      <w:pPr>
        <w:spacing w:line="320" w:lineRule="atLeast"/>
        <w:rPr>
          <w:rFonts w:ascii="宋体" w:hAnsi="宋体" w:cs="宋体"/>
          <w:sz w:val="24"/>
          <w:shd w:val="clear" w:color="auto" w:fill="FFFFFF"/>
        </w:rPr>
      </w:pPr>
      <w:r>
        <w:rPr>
          <w:rFonts w:ascii="宋体" w:hAnsi="宋体" w:cs="宋体" w:hint="eastAsia"/>
          <w:sz w:val="24"/>
          <w:shd w:val="clear" w:color="auto" w:fill="FFFFFF"/>
        </w:rPr>
        <w:t xml:space="preserve">    这里放大倍数为：</w:t>
      </w:r>
    </w:p>
    <w:p w:rsidR="007C5775" w:rsidRDefault="007C5775">
      <w:pPr>
        <w:spacing w:line="320" w:lineRule="atLeast"/>
        <w:jc w:val="center"/>
        <w:rPr>
          <w:rFonts w:ascii="宋体" w:hAnsi="宋体" w:cs="宋体"/>
          <w:sz w:val="24"/>
          <w:shd w:val="clear" w:color="auto" w:fill="FFFFFF"/>
        </w:rPr>
      </w:pPr>
      <w:r w:rsidRPr="00B70E6D">
        <w:rPr>
          <w:rFonts w:ascii="宋体" w:hAnsi="宋体" w:cs="宋体" w:hint="eastAsia"/>
          <w:position w:val="-30"/>
          <w:sz w:val="24"/>
          <w:shd w:val="clear" w:color="auto" w:fill="FFFFFF"/>
        </w:rPr>
        <w:object w:dxaOrig="2980" w:dyaOrig="720">
          <v:shape id="_x0000_i1129" type="#_x0000_t75" style="width:148.6pt;height:36.3pt;mso-position-horizontal-relative:page;mso-position-vertical-relative:page" o:ole="">
            <v:imagedata r:id="rId244" o:title=""/>
          </v:shape>
          <o:OLEObject Type="Embed" ProgID="Equation.3" ShapeID="_x0000_i1129" DrawAspect="Content" ObjectID="_1463350125" r:id="rId245">
            <o:FieldCodes>\* MERGEFORMAT</o:FieldCodes>
          </o:OLEObject>
        </w:object>
      </w:r>
    </w:p>
    <w:p w:rsidR="007C5775" w:rsidRDefault="007C5775">
      <w:pPr>
        <w:spacing w:line="320" w:lineRule="atLeast"/>
        <w:outlineLvl w:val="1"/>
        <w:rPr>
          <w:rFonts w:ascii="黑体" w:eastAsia="黑体" w:hAnsi="黑体" w:cs="黑体"/>
          <w:sz w:val="28"/>
          <w:szCs w:val="28"/>
          <w:shd w:val="clear" w:color="auto" w:fill="FFFFFF"/>
        </w:rPr>
      </w:pPr>
      <w:bookmarkStart w:id="161" w:name="_Toc25187"/>
      <w:bookmarkStart w:id="162" w:name="_Toc20634"/>
      <w:r>
        <w:rPr>
          <w:rFonts w:ascii="黑体" w:eastAsia="黑体" w:hAnsi="黑体" w:cs="黑体" w:hint="eastAsia"/>
          <w:sz w:val="28"/>
          <w:szCs w:val="28"/>
          <w:shd w:val="clear" w:color="auto" w:fill="FFFFFF"/>
        </w:rPr>
        <w:lastRenderedPageBreak/>
        <w:t>3.3  通电电线</w:t>
      </w:r>
      <w:commentRangeStart w:id="163"/>
      <w:r>
        <w:rPr>
          <w:rFonts w:ascii="黑体" w:eastAsia="黑体" w:hAnsi="黑体" w:cs="黑体" w:hint="eastAsia"/>
          <w:sz w:val="28"/>
          <w:szCs w:val="28"/>
          <w:shd w:val="clear" w:color="auto" w:fill="FFFFFF"/>
        </w:rPr>
        <w:t>探测</w:t>
      </w:r>
      <w:bookmarkEnd w:id="161"/>
      <w:bookmarkEnd w:id="162"/>
      <w:commentRangeEnd w:id="163"/>
      <w:r w:rsidR="00891EE3">
        <w:rPr>
          <w:rStyle w:val="ae"/>
        </w:rPr>
        <w:commentReference w:id="163"/>
      </w:r>
    </w:p>
    <w:p w:rsidR="007C5775" w:rsidRDefault="007C5775" w:rsidP="002744DC">
      <w:pPr>
        <w:spacing w:line="320" w:lineRule="atLeast"/>
        <w:ind w:firstLineChars="200" w:firstLine="480"/>
        <w:rPr>
          <w:rFonts w:ascii="宋体" w:hAnsi="宋体" w:cs="宋体"/>
          <w:sz w:val="24"/>
          <w:shd w:val="clear" w:color="auto" w:fill="FFFFFF"/>
        </w:rPr>
      </w:pPr>
      <w:r>
        <w:rPr>
          <w:rFonts w:ascii="宋体" w:hAnsi="宋体" w:cs="宋体" w:hint="eastAsia"/>
          <w:sz w:val="24"/>
          <w:shd w:val="clear" w:color="auto" w:fill="FFFFFF"/>
        </w:rPr>
        <w:t>现在，家庭装修，在敷设电线的时候，都是直接埋墙敷设。这样就有一个后遗症，以后再墙上砸个钉子，或者安装其他家居用品的时候，不小心就可能砸到暗装的电线，造成事故。</w:t>
      </w:r>
      <w:r>
        <w:rPr>
          <w:rFonts w:ascii="宋体" w:hAnsi="宋体" w:cs="宋体" w:hint="eastAsia"/>
          <w:sz w:val="24"/>
        </w:rPr>
        <w:br/>
        <w:t xml:space="preserve">   </w:t>
      </w:r>
      <w:r>
        <w:rPr>
          <w:rFonts w:ascii="宋体" w:hAnsi="宋体" w:cs="宋体" w:hint="eastAsia"/>
          <w:sz w:val="24"/>
          <w:shd w:val="clear" w:color="auto" w:fill="FFFFFF"/>
        </w:rPr>
        <w:t>在这里，制作一个简答易做的暗装电线探测器。，实现当探测器在靠近220V电源线2-5cm时即可发出声光指示的功能。工作安全可靠，同时，根据工作原理，探测器还可用作电线断头查询仪。</w:t>
      </w:r>
    </w:p>
    <w:p w:rsidR="007C5775" w:rsidRDefault="007C5775">
      <w:pPr>
        <w:spacing w:line="320" w:lineRule="atLeast"/>
        <w:ind w:firstLineChars="200" w:firstLine="480"/>
        <w:rPr>
          <w:rFonts w:ascii="宋体" w:hAnsi="宋体" w:cs="宋体"/>
          <w:sz w:val="24"/>
          <w:shd w:val="clear" w:color="auto" w:fill="FFFFFF"/>
        </w:rPr>
      </w:pPr>
      <w:r>
        <w:rPr>
          <w:rFonts w:ascii="宋体" w:hAnsi="宋体" w:cs="宋体" w:hint="eastAsia"/>
          <w:sz w:val="24"/>
          <w:shd w:val="clear" w:color="auto" w:fill="FFFFFF"/>
        </w:rPr>
        <w:t>这里应用感应电场原理，利用感应板探测感应220v电源线发出的交变电场感应出电场，这里选用3DJ6NPN型场效应管作为开关元件，C9014晶体管作为放大元件。</w:t>
      </w:r>
    </w:p>
    <w:p w:rsidR="007C5775" w:rsidRDefault="007C5775">
      <w:pPr>
        <w:spacing w:line="320" w:lineRule="atLeast"/>
        <w:outlineLvl w:val="2"/>
        <w:rPr>
          <w:rFonts w:ascii="宋体" w:hAnsi="宋体" w:cs="宋体"/>
          <w:b/>
          <w:bCs/>
          <w:sz w:val="24"/>
          <w:shd w:val="clear" w:color="auto" w:fill="FFFFFF"/>
        </w:rPr>
      </w:pPr>
      <w:bookmarkStart w:id="164" w:name="_Toc10707"/>
      <w:bookmarkStart w:id="165" w:name="_Toc5680"/>
      <w:r>
        <w:rPr>
          <w:rFonts w:ascii="宋体" w:hAnsi="宋体" w:cs="宋体" w:hint="eastAsia"/>
          <w:b/>
          <w:bCs/>
          <w:sz w:val="24"/>
          <w:shd w:val="clear" w:color="auto" w:fill="FFFFFF"/>
        </w:rPr>
        <w:t>3.3.1  场效应管工作原理</w:t>
      </w:r>
      <w:bookmarkEnd w:id="164"/>
      <w:bookmarkEnd w:id="165"/>
    </w:p>
    <w:p w:rsidR="007C5775" w:rsidRDefault="007C5775">
      <w:pPr>
        <w:spacing w:line="320" w:lineRule="atLeast"/>
        <w:ind w:firstLineChars="200" w:firstLine="480"/>
        <w:rPr>
          <w:rFonts w:ascii="宋体" w:hAnsi="宋体" w:cs="宋体"/>
          <w:sz w:val="24"/>
          <w:shd w:val="clear" w:color="auto" w:fill="FFFFFF"/>
        </w:rPr>
      </w:pPr>
      <w:r>
        <w:rPr>
          <w:rFonts w:ascii="宋体" w:hAnsi="宋体" w:cs="宋体" w:hint="eastAsia"/>
          <w:sz w:val="24"/>
          <w:shd w:val="clear" w:color="auto" w:fill="FFFFFF"/>
        </w:rPr>
        <w:t>场效应管有两种形式，NPN型和PNP型。NPN型通常称为N沟道型，PNP型通常称为P沟道型。对于NPN型的场效应管其源极和漏极接在N型半导体上，同样对于PNP型的场效应管其源极和漏极则接在P型半导体上。一般三极管是由电流控制电流，但对于场效应管，是由电压或电场控制电流的，场效应管的输入电流很小，几乎可以认为没有电流，这导致在工作过程中有很高的输入阻抗。</w:t>
      </w:r>
    </w:p>
    <w:p w:rsidR="007C5775" w:rsidRDefault="007C5775">
      <w:pPr>
        <w:spacing w:line="320" w:lineRule="atLeast"/>
        <w:ind w:firstLineChars="200" w:firstLine="480"/>
        <w:rPr>
          <w:rFonts w:ascii="宋体" w:hAnsi="宋体" w:cs="宋体"/>
          <w:sz w:val="24"/>
          <w:shd w:val="clear" w:color="auto" w:fill="FFFFFF"/>
        </w:rPr>
      </w:pPr>
      <w:r>
        <w:rPr>
          <w:rFonts w:ascii="宋体" w:hAnsi="宋体" w:cs="宋体" w:hint="eastAsia"/>
          <w:sz w:val="24"/>
          <w:shd w:val="clear" w:color="auto" w:fill="FFFFFF"/>
        </w:rPr>
        <w:t>对于场效应管，当栅极没有电压时，那么漏极和源极之间不会有电流流过，这时的场效应管处于截止状态。当NPN型的场效应管栅极上加上一个正电压时，由于电场的作用，此时漏极和源极负电子被吸引出来涌向栅极，但由于中间氧化膜的阻挡，使得电子聚集P型半导体中，从而形成电流，使漏极和源极之间导通。P沟道的场效应管工作原理类似，在此不再重复叙述。</w:t>
      </w:r>
    </w:p>
    <w:p w:rsidR="007C5775" w:rsidRDefault="007C5775">
      <w:pPr>
        <w:spacing w:line="320" w:lineRule="atLeast"/>
        <w:rPr>
          <w:rFonts w:ascii="宋体" w:hAnsi="宋体" w:cs="宋体"/>
          <w:sz w:val="24"/>
          <w:shd w:val="clear" w:color="auto" w:fill="FFFFFF"/>
        </w:rPr>
      </w:pPr>
      <w:r>
        <w:rPr>
          <w:rFonts w:ascii="宋体" w:hAnsi="宋体" w:cs="宋体" w:hint="eastAsia"/>
          <w:sz w:val="24"/>
          <w:shd w:val="clear" w:color="auto" w:fill="FFFFFF"/>
        </w:rPr>
        <w:t xml:space="preserve">    场效应管的作用主要有：可应用于放大，由于它输入阻抗很高，所以耦合电容容量相对可以小点，可不必使用电解电容器。由于输入阻抗高，比较适合作阻抗变换，常作用于多级放大器的输入级作阻抗变换。同时还可以用作可变电阻、恒流源、电子开关等。</w:t>
      </w:r>
    </w:p>
    <w:p w:rsidR="007C5775" w:rsidRDefault="007C5775" w:rsidP="002744DC">
      <w:pPr>
        <w:spacing w:line="320" w:lineRule="atLeast"/>
        <w:ind w:firstLineChars="200" w:firstLine="480"/>
        <w:rPr>
          <w:rFonts w:ascii="宋体" w:hAnsi="宋体" w:cs="宋体"/>
          <w:sz w:val="24"/>
          <w:shd w:val="clear" w:color="auto" w:fill="FFFFFF"/>
        </w:rPr>
      </w:pPr>
      <w:r>
        <w:rPr>
          <w:rFonts w:ascii="宋体" w:hAnsi="宋体" w:cs="宋体" w:hint="eastAsia"/>
          <w:sz w:val="24"/>
          <w:shd w:val="clear" w:color="auto" w:fill="FFFFFF"/>
        </w:rPr>
        <w:t>常用的结型场效应管和MOS型绝缘栅场效应管的管脚见图22：</w:t>
      </w:r>
    </w:p>
    <w:p w:rsidR="007C5775" w:rsidRDefault="00E0132A" w:rsidP="002744DC">
      <w:pPr>
        <w:spacing w:line="320" w:lineRule="atLeast"/>
        <w:ind w:firstLineChars="200" w:firstLine="420"/>
        <w:rPr>
          <w:rFonts w:ascii="Tahoma" w:hAnsi="宋体"/>
          <w:shd w:val="clear" w:color="auto" w:fill="FFFFFF"/>
        </w:rPr>
      </w:pPr>
      <w:r>
        <w:rPr>
          <w:rFonts w:ascii="Tahoma" w:hAnsi="宋体" w:hint="eastAsia"/>
          <w:noProof/>
        </w:rPr>
        <w:drawing>
          <wp:anchor distT="0" distB="0" distL="114300" distR="114300" simplePos="0" relativeHeight="251670528" behindDoc="0" locked="0" layoutInCell="1" allowOverlap="1">
            <wp:simplePos x="0" y="0"/>
            <wp:positionH relativeFrom="column">
              <wp:posOffset>1006475</wp:posOffset>
            </wp:positionH>
            <wp:positionV relativeFrom="paragraph">
              <wp:posOffset>149860</wp:posOffset>
            </wp:positionV>
            <wp:extent cx="3021965" cy="1021080"/>
            <wp:effectExtent l="19050" t="0" r="6985" b="0"/>
            <wp:wrapNone/>
            <wp:docPr id="28" name="图片 28" descr="2014-05-21_11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014-05-21_111540"/>
                    <pic:cNvPicPr>
                      <a:picLocks noChangeAspect="1" noChangeArrowheads="1"/>
                    </pic:cNvPicPr>
                  </pic:nvPicPr>
                  <pic:blipFill>
                    <a:blip r:embed="rId246"/>
                    <a:srcRect/>
                    <a:stretch>
                      <a:fillRect/>
                    </a:stretch>
                  </pic:blipFill>
                  <pic:spPr bwMode="auto">
                    <a:xfrm>
                      <a:off x="0" y="0"/>
                      <a:ext cx="3021965" cy="1021080"/>
                    </a:xfrm>
                    <a:prstGeom prst="rect">
                      <a:avLst/>
                    </a:prstGeom>
                    <a:noFill/>
                    <a:ln w="9525">
                      <a:noFill/>
                      <a:miter lim="800000"/>
                      <a:headEnd/>
                      <a:tailEnd/>
                    </a:ln>
                  </pic:spPr>
                </pic:pic>
              </a:graphicData>
            </a:graphic>
          </wp:anchor>
        </w:drawing>
      </w:r>
    </w:p>
    <w:p w:rsidR="007C5775" w:rsidRDefault="007C5775" w:rsidP="002744DC">
      <w:pPr>
        <w:spacing w:line="320" w:lineRule="atLeast"/>
        <w:ind w:firstLineChars="200" w:firstLine="420"/>
        <w:rPr>
          <w:rFonts w:ascii="Tahoma" w:hAnsi="宋体"/>
          <w:shd w:val="clear" w:color="auto" w:fill="FFFFFF"/>
        </w:rPr>
      </w:pPr>
    </w:p>
    <w:p w:rsidR="007C5775" w:rsidRDefault="007C5775" w:rsidP="002744DC">
      <w:pPr>
        <w:spacing w:line="320" w:lineRule="atLeast"/>
        <w:ind w:firstLineChars="200" w:firstLine="420"/>
        <w:rPr>
          <w:rFonts w:ascii="Tahoma" w:hAnsi="宋体"/>
          <w:shd w:val="clear" w:color="auto" w:fill="FFFFFF"/>
        </w:rPr>
      </w:pPr>
    </w:p>
    <w:p w:rsidR="007C5775" w:rsidRDefault="007C5775" w:rsidP="002744DC">
      <w:pPr>
        <w:spacing w:line="320" w:lineRule="atLeast"/>
        <w:ind w:firstLineChars="200" w:firstLine="420"/>
        <w:rPr>
          <w:rFonts w:ascii="Tahoma" w:hAnsi="宋体"/>
          <w:shd w:val="clear" w:color="auto" w:fill="FFFFFF"/>
        </w:rPr>
      </w:pPr>
    </w:p>
    <w:p w:rsidR="007C5775" w:rsidRDefault="007C5775" w:rsidP="002744DC">
      <w:pPr>
        <w:spacing w:line="320" w:lineRule="atLeast"/>
        <w:ind w:firstLineChars="200" w:firstLine="420"/>
        <w:rPr>
          <w:rFonts w:ascii="Tahoma" w:hAnsi="宋体"/>
          <w:shd w:val="clear" w:color="auto" w:fill="FFFFFF"/>
        </w:rPr>
      </w:pPr>
    </w:p>
    <w:p w:rsidR="007C5775" w:rsidRDefault="007C5775">
      <w:pPr>
        <w:spacing w:line="320" w:lineRule="atLeast"/>
        <w:rPr>
          <w:rFonts w:ascii="Tahoma" w:hAnsi="宋体"/>
          <w:shd w:val="clear" w:color="auto" w:fill="FFFFFF"/>
        </w:rPr>
      </w:pPr>
    </w:p>
    <w:p w:rsidR="007C5775" w:rsidRDefault="007C5775">
      <w:pPr>
        <w:spacing w:line="320" w:lineRule="atLeast"/>
        <w:jc w:val="center"/>
        <w:rPr>
          <w:rFonts w:ascii="宋体" w:hAnsi="宋体" w:cs="宋体"/>
          <w:sz w:val="24"/>
          <w:shd w:val="clear" w:color="auto" w:fill="FFFFFF"/>
        </w:rPr>
      </w:pPr>
      <w:r>
        <w:rPr>
          <w:rFonts w:ascii="宋体" w:hAnsi="宋体" w:cs="宋体" w:hint="eastAsia"/>
          <w:sz w:val="24"/>
          <w:shd w:val="clear" w:color="auto" w:fill="FFFFFF"/>
        </w:rPr>
        <w:t>图22  场效应管的管脚顺图</w:t>
      </w:r>
    </w:p>
    <w:p w:rsidR="007C5775" w:rsidRDefault="007C5775">
      <w:pPr>
        <w:spacing w:line="320" w:lineRule="atLeast"/>
        <w:rPr>
          <w:rFonts w:ascii="宋体" w:hAnsi="宋体" w:cs="宋体"/>
          <w:sz w:val="24"/>
          <w:shd w:val="clear" w:color="auto" w:fill="FFFFFF"/>
        </w:rPr>
      </w:pPr>
      <w:r>
        <w:rPr>
          <w:rFonts w:ascii="宋体" w:hAnsi="宋体" w:cs="宋体" w:hint="eastAsia"/>
          <w:sz w:val="24"/>
          <w:shd w:val="clear" w:color="auto" w:fill="FFFFFF"/>
        </w:rPr>
        <w:t>本设计中使用的结场效应晶体管见图23：</w:t>
      </w:r>
    </w:p>
    <w:p w:rsidR="007C5775" w:rsidRDefault="00E0132A">
      <w:pPr>
        <w:spacing w:line="320" w:lineRule="atLeast"/>
        <w:jc w:val="center"/>
        <w:rPr>
          <w:rFonts w:ascii="Tahoma" w:hAnsi="宋体"/>
          <w:shd w:val="clear" w:color="auto" w:fill="FFFFFF"/>
        </w:rPr>
      </w:pPr>
      <w:r>
        <w:rPr>
          <w:rFonts w:ascii="Tahoma" w:hAnsi="宋体" w:hint="eastAsia"/>
          <w:noProof/>
        </w:rPr>
        <w:drawing>
          <wp:anchor distT="0" distB="0" distL="114300" distR="114300" simplePos="0" relativeHeight="251671552" behindDoc="0" locked="0" layoutInCell="1" allowOverlap="1">
            <wp:simplePos x="0" y="0"/>
            <wp:positionH relativeFrom="column">
              <wp:posOffset>1014095</wp:posOffset>
            </wp:positionH>
            <wp:positionV relativeFrom="paragraph">
              <wp:posOffset>63500</wp:posOffset>
            </wp:positionV>
            <wp:extent cx="2800985" cy="1124585"/>
            <wp:effectExtent l="19050" t="0" r="0" b="0"/>
            <wp:wrapNone/>
            <wp:docPr id="29" name="图片 29" descr="2014-05-21_144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4-05-21_144630"/>
                    <pic:cNvPicPr>
                      <a:picLocks noChangeAspect="1" noChangeArrowheads="1"/>
                    </pic:cNvPicPr>
                  </pic:nvPicPr>
                  <pic:blipFill>
                    <a:blip r:embed="rId247"/>
                    <a:srcRect/>
                    <a:stretch>
                      <a:fillRect/>
                    </a:stretch>
                  </pic:blipFill>
                  <pic:spPr bwMode="auto">
                    <a:xfrm>
                      <a:off x="0" y="0"/>
                      <a:ext cx="2800985" cy="1124585"/>
                    </a:xfrm>
                    <a:prstGeom prst="rect">
                      <a:avLst/>
                    </a:prstGeom>
                    <a:noFill/>
                    <a:ln w="9525">
                      <a:noFill/>
                      <a:miter lim="800000"/>
                      <a:headEnd/>
                      <a:tailEnd/>
                    </a:ln>
                  </pic:spPr>
                </pic:pic>
              </a:graphicData>
            </a:graphic>
          </wp:anchor>
        </w:drawing>
      </w:r>
    </w:p>
    <w:p w:rsidR="007C5775" w:rsidRDefault="007C5775" w:rsidP="002744DC">
      <w:pPr>
        <w:spacing w:line="320" w:lineRule="atLeast"/>
        <w:ind w:firstLineChars="200" w:firstLine="420"/>
        <w:rPr>
          <w:rFonts w:ascii="Tahoma" w:hAnsi="宋体"/>
          <w:shd w:val="clear" w:color="auto" w:fill="FFFFFF"/>
        </w:rPr>
      </w:pPr>
    </w:p>
    <w:p w:rsidR="007C5775" w:rsidRDefault="007C5775" w:rsidP="002744DC">
      <w:pPr>
        <w:spacing w:line="320" w:lineRule="atLeast"/>
        <w:ind w:firstLineChars="200" w:firstLine="420"/>
        <w:rPr>
          <w:rFonts w:ascii="Tahoma" w:hAnsi="宋体"/>
          <w:shd w:val="clear" w:color="auto" w:fill="FFFFFF"/>
        </w:rPr>
      </w:pPr>
    </w:p>
    <w:p w:rsidR="007C5775" w:rsidRDefault="007C5775" w:rsidP="002744DC">
      <w:pPr>
        <w:spacing w:line="320" w:lineRule="atLeast"/>
        <w:ind w:firstLineChars="200" w:firstLine="420"/>
        <w:rPr>
          <w:rFonts w:ascii="Tahoma" w:hAnsi="宋体"/>
          <w:shd w:val="clear" w:color="auto" w:fill="FFFFFF"/>
        </w:rPr>
      </w:pPr>
    </w:p>
    <w:p w:rsidR="007C5775" w:rsidRDefault="007C5775">
      <w:pPr>
        <w:spacing w:line="320" w:lineRule="atLeast"/>
        <w:rPr>
          <w:rFonts w:ascii="Tahoma" w:hAnsi="宋体"/>
          <w:shd w:val="clear" w:color="auto" w:fill="FFFFFF"/>
        </w:rPr>
      </w:pPr>
    </w:p>
    <w:p w:rsidR="007C5775" w:rsidRDefault="007C5775">
      <w:pPr>
        <w:spacing w:line="320" w:lineRule="atLeast"/>
        <w:rPr>
          <w:rFonts w:ascii="Tahoma" w:hAnsi="宋体"/>
          <w:shd w:val="clear" w:color="auto" w:fill="FFFFFF"/>
        </w:rPr>
      </w:pPr>
    </w:p>
    <w:p w:rsidR="007C5775" w:rsidRDefault="007C5775">
      <w:pPr>
        <w:spacing w:line="320" w:lineRule="atLeast"/>
        <w:ind w:firstLineChars="200" w:firstLine="480"/>
        <w:jc w:val="center"/>
        <w:rPr>
          <w:rFonts w:ascii="宋体" w:hAnsi="宋体" w:cs="宋体"/>
          <w:sz w:val="24"/>
          <w:shd w:val="clear" w:color="auto" w:fill="FFFFFF"/>
        </w:rPr>
      </w:pPr>
      <w:r>
        <w:rPr>
          <w:rFonts w:ascii="宋体" w:hAnsi="宋体" w:cs="宋体" w:hint="eastAsia"/>
          <w:sz w:val="24"/>
          <w:shd w:val="clear" w:color="auto" w:fill="FFFFFF"/>
        </w:rPr>
        <w:t>图23  结场效应晶体管</w:t>
      </w:r>
    </w:p>
    <w:p w:rsidR="007C5775" w:rsidRDefault="007C5775">
      <w:pPr>
        <w:shd w:val="solid" w:color="FFFFFF" w:fill="auto"/>
        <w:autoSpaceDN w:val="0"/>
        <w:spacing w:after="75" w:line="360" w:lineRule="atLeast"/>
        <w:rPr>
          <w:rFonts w:ascii="宋体" w:hAnsi="宋体" w:cs="宋体"/>
          <w:b/>
          <w:bCs/>
          <w:sz w:val="24"/>
          <w:shd w:val="clear" w:color="auto" w:fill="FFFFFF"/>
        </w:rPr>
      </w:pPr>
    </w:p>
    <w:p w:rsidR="007C5775" w:rsidRDefault="007C5775">
      <w:pPr>
        <w:shd w:val="solid" w:color="FFFFFF" w:fill="auto"/>
        <w:autoSpaceDN w:val="0"/>
        <w:spacing w:after="75" w:line="360" w:lineRule="atLeast"/>
        <w:outlineLvl w:val="2"/>
        <w:rPr>
          <w:rFonts w:ascii="宋体" w:hAnsi="宋体" w:cs="宋体"/>
          <w:sz w:val="24"/>
          <w:shd w:val="clear" w:color="auto" w:fill="FFFFFF"/>
        </w:rPr>
      </w:pPr>
      <w:bookmarkStart w:id="166" w:name="_Toc3077"/>
      <w:bookmarkStart w:id="167" w:name="_Toc22735"/>
      <w:r>
        <w:rPr>
          <w:rFonts w:ascii="宋体" w:hAnsi="宋体" w:cs="宋体" w:hint="eastAsia"/>
          <w:b/>
          <w:bCs/>
          <w:sz w:val="24"/>
          <w:shd w:val="clear" w:color="auto" w:fill="FFFFFF"/>
        </w:rPr>
        <w:t>3.3.2   三极管工作原理</w:t>
      </w:r>
      <w:bookmarkEnd w:id="166"/>
      <w:bookmarkEnd w:id="167"/>
      <w:r>
        <w:rPr>
          <w:rFonts w:ascii="宋体" w:hAnsi="宋体" w:cs="宋体" w:hint="eastAsia"/>
          <w:b/>
          <w:bCs/>
          <w:sz w:val="24"/>
          <w:shd w:val="clear" w:color="auto" w:fill="FFFFFF"/>
        </w:rPr>
        <w:t xml:space="preserve">　</w:t>
      </w:r>
      <w:r>
        <w:rPr>
          <w:rFonts w:ascii="宋体" w:hAnsi="宋体" w:cs="宋体" w:hint="eastAsia"/>
          <w:sz w:val="24"/>
          <w:shd w:val="clear" w:color="auto" w:fill="FFFFFF"/>
        </w:rPr>
        <w:t xml:space="preserve">　</w:t>
      </w:r>
    </w:p>
    <w:p w:rsidR="007C5775" w:rsidRDefault="007C5775">
      <w:pPr>
        <w:shd w:val="solid" w:color="FFFFFF" w:fill="auto"/>
        <w:autoSpaceDN w:val="0"/>
        <w:spacing w:after="75" w:line="400" w:lineRule="exact"/>
        <w:rPr>
          <w:rFonts w:ascii="宋体" w:hAnsi="宋体" w:cs="宋体"/>
          <w:sz w:val="24"/>
          <w:shd w:val="clear" w:color="auto" w:fill="FFFFFF"/>
        </w:rPr>
      </w:pPr>
      <w:r>
        <w:rPr>
          <w:rFonts w:ascii="宋体" w:hAnsi="宋体" w:cs="宋体" w:hint="eastAsia"/>
          <w:sz w:val="24"/>
          <w:shd w:val="clear" w:color="auto" w:fill="FFFFFF"/>
        </w:rPr>
        <w:t xml:space="preserve">    由两个PN结背靠背组成，在同一材料上制造出三个掺杂区域，并形成两个PN结，就构成晶体管。 晶体三极管按材料分有两种：储管和硅管。而每一种又有NPN和PNP两种结构形式。发射结是指发射区与基区之间形成的PN结,而集电结是指集电区与基区形成的PN结,三条引线分别称为发射极e、基极b和集电极c，见图24。　　</w:t>
      </w:r>
    </w:p>
    <w:p w:rsidR="007C5775" w:rsidRDefault="00E0132A">
      <w:pPr>
        <w:shd w:val="solid" w:color="FFFFFF" w:fill="auto"/>
        <w:autoSpaceDN w:val="0"/>
        <w:spacing w:after="75" w:line="360" w:lineRule="atLeast"/>
        <w:jc w:val="center"/>
        <w:rPr>
          <w:rFonts w:ascii="Tahoma" w:hAnsi="宋体"/>
          <w:shd w:val="clear" w:color="auto" w:fill="FFFFFF"/>
        </w:rPr>
      </w:pPr>
      <w:r>
        <w:rPr>
          <w:rFonts w:ascii="宋体" w:hAnsi="宋体" w:cs="宋体" w:hint="eastAsia"/>
          <w:noProof/>
          <w:sz w:val="24"/>
        </w:rPr>
        <w:drawing>
          <wp:inline distT="0" distB="0" distL="0" distR="0">
            <wp:extent cx="2691130" cy="1716405"/>
            <wp:effectExtent l="19050" t="0" r="0" b="0"/>
            <wp:docPr id="114" name="图片 114" descr="2014-05-21_15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2014-05-21_150449"/>
                    <pic:cNvPicPr>
                      <a:picLocks noChangeAspect="1" noChangeArrowheads="1"/>
                    </pic:cNvPicPr>
                  </pic:nvPicPr>
                  <pic:blipFill>
                    <a:blip r:embed="rId248"/>
                    <a:srcRect/>
                    <a:stretch>
                      <a:fillRect/>
                    </a:stretch>
                  </pic:blipFill>
                  <pic:spPr bwMode="auto">
                    <a:xfrm>
                      <a:off x="0" y="0"/>
                      <a:ext cx="2691130" cy="1716405"/>
                    </a:xfrm>
                    <a:prstGeom prst="rect">
                      <a:avLst/>
                    </a:prstGeom>
                    <a:noFill/>
                    <a:ln w="9525">
                      <a:noFill/>
                      <a:miter lim="800000"/>
                      <a:headEnd/>
                      <a:tailEnd/>
                    </a:ln>
                  </pic:spPr>
                </pic:pic>
              </a:graphicData>
            </a:graphic>
          </wp:inline>
        </w:drawing>
      </w:r>
      <w:r w:rsidR="007C5775">
        <w:rPr>
          <w:rFonts w:ascii="Tahoma" w:hAnsi="宋体"/>
          <w:shd w:val="clear" w:color="auto" w:fill="FFFFFF"/>
        </w:rPr>
        <w:t xml:space="preserve">　</w:t>
      </w:r>
    </w:p>
    <w:p w:rsidR="007C5775" w:rsidRDefault="007C5775">
      <w:pPr>
        <w:spacing w:line="320" w:lineRule="atLeast"/>
        <w:jc w:val="center"/>
        <w:rPr>
          <w:rFonts w:ascii="宋体" w:hAnsi="宋体" w:cs="宋体"/>
          <w:sz w:val="24"/>
          <w:shd w:val="clear" w:color="auto" w:fill="FFFFFF"/>
        </w:rPr>
      </w:pPr>
      <w:r>
        <w:rPr>
          <w:rFonts w:ascii="宋体" w:hAnsi="宋体" w:cs="宋体" w:hint="eastAsia"/>
          <w:sz w:val="24"/>
          <w:shd w:val="clear" w:color="auto" w:fill="FFFFFF"/>
        </w:rPr>
        <w:t>图24  三极管各级表示</w:t>
      </w:r>
    </w:p>
    <w:p w:rsidR="007C5775" w:rsidRDefault="00891EE3">
      <w:pPr>
        <w:spacing w:line="400" w:lineRule="exact"/>
        <w:ind w:firstLineChars="200" w:firstLine="480"/>
        <w:rPr>
          <w:rFonts w:ascii="宋体" w:hAnsi="宋体" w:cs="宋体"/>
          <w:sz w:val="24"/>
          <w:shd w:val="clear" w:color="auto" w:fill="FFFFFF"/>
        </w:rPr>
      </w:pPr>
      <w:r w:rsidRPr="00B70E6D">
        <w:rPr>
          <w:rFonts w:ascii="Tahoma" w:hAnsi="宋体"/>
          <w:position w:val="-30"/>
          <w:sz w:val="24"/>
          <w:shd w:val="clear" w:color="auto" w:fill="FFFFFF"/>
        </w:rPr>
        <w:pict>
          <v:shape id="_x0000_s1054" type="#_x0000_t75" style="position:absolute;left:0;text-align:left;margin-left:323.55pt;margin-top:498pt;width:52.25pt;height:38.9pt;z-index:251686912;mso-position-horizontal-relative:page;mso-position-vertical-relative:page">
            <v:imagedata r:id="rId249" o:title=""/>
            <w10:wrap anchorx="page" anchory="page"/>
          </v:shape>
          <o:OLEObject Type="Embed" ProgID="Equation.3" ShapeID="_x0000_s1054" DrawAspect="Content" ObjectID="_1463350179" r:id="rId250">
            <o:FieldCodes>\* MERGEFORMAT</o:FieldCodes>
          </o:OLEObject>
        </w:pict>
      </w:r>
      <w:r w:rsidR="007C5775">
        <w:rPr>
          <w:rFonts w:ascii="宋体" w:hAnsi="宋体" w:cs="宋体" w:hint="eastAsia"/>
          <w:sz w:val="24"/>
          <w:shd w:val="clear" w:color="auto" w:fill="FFFFFF"/>
        </w:rPr>
        <w:t>晶体管是放大电路的核心元件，它主要用做能量的转换，将输入的微小信号不失真地放大输出，这里基极与发射极组成输入回路，集电极与发射极组成输出回路。能够放大的条件</w:t>
      </w:r>
      <w:commentRangeStart w:id="168"/>
      <w:r w:rsidR="007C5775">
        <w:rPr>
          <w:rFonts w:ascii="宋体" w:hAnsi="宋体" w:cs="宋体" w:hint="eastAsia"/>
          <w:sz w:val="24"/>
          <w:shd w:val="clear" w:color="auto" w:fill="FFFFFF"/>
        </w:rPr>
        <w:t>是</w:t>
      </w:r>
      <w:commentRangeEnd w:id="168"/>
      <w:r>
        <w:rPr>
          <w:rStyle w:val="ae"/>
        </w:rPr>
        <w:commentReference w:id="168"/>
      </w:r>
      <w:r w:rsidR="007C5775">
        <w:rPr>
          <w:rFonts w:ascii="宋体" w:hAnsi="宋体" w:cs="宋体" w:hint="eastAsia"/>
          <w:sz w:val="24"/>
          <w:shd w:val="clear" w:color="auto" w:fill="FFFFFF"/>
        </w:rPr>
        <w:t>：</w:t>
      </w:r>
    </w:p>
    <w:p w:rsidR="007C5775" w:rsidRDefault="007C5775">
      <w:pPr>
        <w:tabs>
          <w:tab w:val="left" w:pos="671"/>
          <w:tab w:val="center" w:pos="4182"/>
        </w:tabs>
        <w:spacing w:line="400" w:lineRule="exact"/>
        <w:ind w:firstLineChars="200" w:firstLine="480"/>
        <w:jc w:val="left"/>
        <w:rPr>
          <w:rFonts w:ascii="宋体" w:hAnsi="宋体" w:cs="宋体"/>
          <w:sz w:val="24"/>
          <w:shd w:val="clear" w:color="auto" w:fill="FFFFFF"/>
        </w:rPr>
      </w:pPr>
      <w:r>
        <w:rPr>
          <w:rFonts w:ascii="宋体" w:hAnsi="宋体" w:cs="宋体" w:hint="eastAsia"/>
          <w:sz w:val="24"/>
          <w:shd w:val="clear" w:color="auto" w:fill="FFFFFF"/>
        </w:rPr>
        <w:t>发射结正偏：</w:t>
      </w:r>
      <w:r>
        <w:rPr>
          <w:rFonts w:ascii="宋体" w:hAnsi="宋体" w:cs="宋体" w:hint="eastAsia"/>
          <w:sz w:val="24"/>
          <w:shd w:val="clear" w:color="auto" w:fill="FFFFFF"/>
        </w:rPr>
        <w:tab/>
      </w:r>
      <w:r w:rsidRPr="00B70E6D">
        <w:rPr>
          <w:rFonts w:ascii="宋体" w:hAnsi="宋体" w:cs="宋体" w:hint="eastAsia"/>
          <w:position w:val="-12"/>
          <w:sz w:val="24"/>
          <w:shd w:val="clear" w:color="auto" w:fill="FFFFFF"/>
        </w:rPr>
        <w:object w:dxaOrig="865" w:dyaOrig="363">
          <v:shape id="_x0000_i1130" type="#_x0000_t75" style="width:42.6pt;height:18.45pt;mso-position-horizontal-relative:page;mso-position-vertical-relative:page" o:ole="">
            <v:imagedata r:id="rId251" o:title=""/>
          </v:shape>
          <o:OLEObject Type="Embed" ProgID="Equation.3" ShapeID="_x0000_i1130" DrawAspect="Content" ObjectID="_1463350126" r:id="rId252">
            <o:FieldCodes>\* MERGEFORMAT</o:FieldCodes>
          </o:OLEObject>
        </w:object>
      </w:r>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集电结反偏：            </w:t>
      </w:r>
      <w:r w:rsidRPr="00B70E6D">
        <w:rPr>
          <w:rFonts w:ascii="宋体" w:hAnsi="宋体" w:cs="宋体" w:hint="eastAsia"/>
          <w:position w:val="-12"/>
          <w:sz w:val="24"/>
          <w:shd w:val="clear" w:color="auto" w:fill="FFFFFF"/>
        </w:rPr>
        <w:object w:dxaOrig="709" w:dyaOrig="364">
          <v:shape id="_x0000_i1131" type="#_x0000_t75" style="width:35.15pt;height:17.85pt;mso-position-horizontal-relative:page;mso-position-vertical-relative:page" o:ole="">
            <v:imagedata r:id="rId253" o:title=""/>
          </v:shape>
          <o:OLEObject Type="Embed" ProgID="Equation.3" ShapeID="_x0000_i1131" DrawAspect="Content" ObjectID="_1463350127" r:id="rId254">
            <o:FieldCodes>\* MERGEFORMAT</o:FieldCodes>
          </o:OLEObject>
        </w:object>
      </w:r>
      <w:r>
        <w:rPr>
          <w:rFonts w:ascii="宋体" w:hAnsi="宋体" w:cs="宋体" w:hint="eastAsia"/>
          <w:sz w:val="24"/>
          <w:shd w:val="clear" w:color="auto" w:fill="FFFFFF"/>
        </w:rPr>
        <w:t>，即</w:t>
      </w:r>
      <w:r w:rsidRPr="00B70E6D">
        <w:rPr>
          <w:rFonts w:ascii="宋体" w:hAnsi="宋体" w:cs="宋体" w:hint="eastAsia"/>
          <w:position w:val="-12"/>
          <w:sz w:val="24"/>
          <w:shd w:val="clear" w:color="auto" w:fill="FFFFFF"/>
        </w:rPr>
        <w:object w:dxaOrig="847" w:dyaOrig="363">
          <v:shape id="_x0000_i1132" type="#_x0000_t75" style="width:42.05pt;height:18.45pt;mso-position-horizontal-relative:page;mso-position-vertical-relative:page" o:ole="">
            <v:imagedata r:id="rId255" o:title=""/>
          </v:shape>
          <o:OLEObject Type="Embed" ProgID="Equation.3" ShapeID="_x0000_i1132" DrawAspect="Content" ObjectID="_1463350128" r:id="rId256">
            <o:FieldCodes>\* MERGEFORMAT</o:FieldCodes>
          </o:OLEObject>
        </w:objec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当三极管导通时，三个结点的电流关系为：</w:t>
      </w:r>
    </w:p>
    <w:p w:rsidR="007C5775" w:rsidRDefault="007C5775">
      <w:pPr>
        <w:spacing w:line="400" w:lineRule="exact"/>
        <w:ind w:firstLineChars="200" w:firstLine="480"/>
        <w:jc w:val="center"/>
        <w:rPr>
          <w:rFonts w:ascii="Tahoma" w:hAnsi="宋体"/>
          <w:sz w:val="24"/>
          <w:shd w:val="clear" w:color="auto" w:fill="FFFFFF"/>
        </w:rPr>
      </w:pPr>
      <w:r w:rsidRPr="00B70E6D">
        <w:rPr>
          <w:rFonts w:ascii="Tahoma" w:hAnsi="宋体" w:hint="eastAsia"/>
          <w:position w:val="-12"/>
          <w:sz w:val="24"/>
          <w:shd w:val="clear" w:color="auto" w:fill="FFFFFF"/>
        </w:rPr>
        <w:object w:dxaOrig="967" w:dyaOrig="362">
          <v:shape id="_x0000_i1133" type="#_x0000_t75" style="width:59.35pt;height:24.2pt;mso-position-horizontal-relative:page;mso-position-vertical-relative:page" o:ole="">
            <v:imagedata r:id="rId257" o:title=""/>
          </v:shape>
          <o:OLEObject Type="Embed" ProgID="Equation.3" ShapeID="_x0000_i1133" DrawAspect="Content" ObjectID="_1463350129" r:id="rId258">
            <o:FieldCodes>\* MERGEFORMAT</o:FieldCodes>
          </o:OLEObject>
        </w:object>
      </w:r>
    </w:p>
    <w:p w:rsidR="007C5775" w:rsidRDefault="007C5775">
      <w:pPr>
        <w:spacing w:line="400" w:lineRule="exact"/>
        <w:ind w:firstLineChars="200" w:firstLine="480"/>
        <w:rPr>
          <w:rFonts w:ascii="Tahoma" w:hAnsi="宋体"/>
          <w:sz w:val="24"/>
          <w:shd w:val="clear" w:color="auto" w:fill="FFFFFF"/>
        </w:rPr>
      </w:pPr>
      <w:r>
        <w:rPr>
          <w:rFonts w:ascii="Tahoma" w:hAnsi="宋体" w:hint="eastAsia"/>
          <w:sz w:val="24"/>
          <w:shd w:val="clear" w:color="auto" w:fill="FFFFFF"/>
        </w:rPr>
        <w:t>晶体管的共射电流放大系数为：</w:t>
      </w:r>
    </w:p>
    <w:p w:rsidR="007C5775" w:rsidRDefault="007C5775">
      <w:pPr>
        <w:spacing w:line="400" w:lineRule="exact"/>
        <w:ind w:firstLineChars="200" w:firstLine="480"/>
        <w:jc w:val="center"/>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w:t>
      </w:r>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这里选用NPN型9014这个三极管，其低噪声、高增益、小功率适用于</w:t>
      </w:r>
      <w:r>
        <w:rPr>
          <w:rFonts w:ascii="宋体" w:hAnsi="宋体" w:cs="宋体" w:hint="eastAsia"/>
          <w:sz w:val="24"/>
          <w:shd w:val="clear" w:color="auto" w:fill="FFFFFF"/>
        </w:rPr>
        <w:lastRenderedPageBreak/>
        <w:t>单级需要较高增益的电路中，9014的放大倍数通常都在400倍以上，是其他三极管达不到的。</w:t>
      </w:r>
    </w:p>
    <w:p w:rsidR="007C5775" w:rsidRDefault="007C5775">
      <w:pPr>
        <w:spacing w:line="400" w:lineRule="exact"/>
        <w:outlineLvl w:val="2"/>
        <w:rPr>
          <w:rFonts w:ascii="宋体" w:hAnsi="宋体" w:cs="宋体"/>
          <w:b/>
          <w:bCs/>
          <w:sz w:val="24"/>
          <w:shd w:val="clear" w:color="auto" w:fill="FFFFFF"/>
        </w:rPr>
      </w:pPr>
      <w:bookmarkStart w:id="169" w:name="_Toc28760"/>
      <w:bookmarkStart w:id="170" w:name="_Toc12221"/>
      <w:r>
        <w:rPr>
          <w:rFonts w:ascii="宋体" w:hAnsi="宋体" w:cs="宋体" w:hint="eastAsia"/>
          <w:b/>
          <w:bCs/>
          <w:sz w:val="24"/>
          <w:shd w:val="clear" w:color="auto" w:fill="FFFFFF"/>
        </w:rPr>
        <w:t>3.3.3通电电线探测原理</w:t>
      </w:r>
      <w:bookmarkEnd w:id="169"/>
      <w:bookmarkEnd w:id="170"/>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探测220V电源线的硬件电路见图25：</w:t>
      </w:r>
    </w:p>
    <w:p w:rsidR="007C5775" w:rsidRDefault="007C5775">
      <w:pPr>
        <w:spacing w:line="400" w:lineRule="exact"/>
        <w:ind w:firstLineChars="200" w:firstLine="480"/>
        <w:rPr>
          <w:rFonts w:ascii="宋体" w:hAnsi="宋体" w:cs="宋体"/>
          <w:sz w:val="24"/>
          <w:shd w:val="clear" w:color="auto" w:fill="FFFFFF"/>
        </w:rPr>
      </w:pPr>
    </w:p>
    <w:p w:rsidR="007C5775" w:rsidRDefault="00E0132A">
      <w:pPr>
        <w:spacing w:line="400" w:lineRule="exact"/>
        <w:ind w:firstLineChars="200" w:firstLine="480"/>
        <w:rPr>
          <w:rFonts w:ascii="宋体" w:hAnsi="宋体" w:cs="宋体"/>
          <w:sz w:val="24"/>
          <w:shd w:val="clear" w:color="auto" w:fill="FFFFFF"/>
        </w:rPr>
      </w:pPr>
      <w:r>
        <w:rPr>
          <w:rFonts w:ascii="宋体" w:hAnsi="宋体" w:cs="宋体" w:hint="eastAsia"/>
          <w:noProof/>
          <w:sz w:val="24"/>
        </w:rPr>
        <w:drawing>
          <wp:anchor distT="0" distB="0" distL="114300" distR="114300" simplePos="0" relativeHeight="251669504" behindDoc="0" locked="0" layoutInCell="1" allowOverlap="1">
            <wp:simplePos x="0" y="0"/>
            <wp:positionH relativeFrom="column">
              <wp:posOffset>889000</wp:posOffset>
            </wp:positionH>
            <wp:positionV relativeFrom="paragraph">
              <wp:posOffset>68580</wp:posOffset>
            </wp:positionV>
            <wp:extent cx="3228340" cy="1616710"/>
            <wp:effectExtent l="19050" t="0" r="0" b="0"/>
            <wp:wrapNone/>
            <wp:docPr id="31" name="图片 31" descr="2014-05-21_09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4-05-21_094041"/>
                    <pic:cNvPicPr>
                      <a:picLocks noChangeAspect="1" noChangeArrowheads="1"/>
                    </pic:cNvPicPr>
                  </pic:nvPicPr>
                  <pic:blipFill>
                    <a:blip r:embed="rId259"/>
                    <a:srcRect/>
                    <a:stretch>
                      <a:fillRect/>
                    </a:stretch>
                  </pic:blipFill>
                  <pic:spPr bwMode="auto">
                    <a:xfrm>
                      <a:off x="0" y="0"/>
                      <a:ext cx="3228340" cy="1616710"/>
                    </a:xfrm>
                    <a:prstGeom prst="rect">
                      <a:avLst/>
                    </a:prstGeom>
                    <a:noFill/>
                    <a:ln w="9525">
                      <a:noFill/>
                      <a:miter lim="800000"/>
                      <a:headEnd/>
                      <a:tailEnd/>
                    </a:ln>
                  </pic:spPr>
                </pic:pic>
              </a:graphicData>
            </a:graphic>
          </wp:anchor>
        </w:drawing>
      </w:r>
    </w:p>
    <w:p w:rsidR="007C5775" w:rsidRDefault="007C5775">
      <w:pPr>
        <w:spacing w:line="400" w:lineRule="exact"/>
        <w:ind w:firstLineChars="200" w:firstLine="480"/>
        <w:rPr>
          <w:rFonts w:ascii="宋体" w:hAnsi="宋体" w:cs="宋体"/>
          <w:sz w:val="24"/>
          <w:shd w:val="clear" w:color="auto" w:fill="FFFFFF"/>
        </w:rPr>
      </w:pPr>
    </w:p>
    <w:p w:rsidR="007C5775" w:rsidRDefault="007C5775">
      <w:pPr>
        <w:spacing w:line="400" w:lineRule="exact"/>
        <w:ind w:firstLineChars="200" w:firstLine="480"/>
        <w:rPr>
          <w:rFonts w:ascii="宋体" w:hAnsi="宋体" w:cs="宋体"/>
          <w:sz w:val="24"/>
          <w:shd w:val="clear" w:color="auto" w:fill="FFFFFF"/>
        </w:rPr>
      </w:pPr>
    </w:p>
    <w:p w:rsidR="007C5775" w:rsidRDefault="007C5775">
      <w:pPr>
        <w:spacing w:line="400" w:lineRule="exact"/>
        <w:ind w:firstLineChars="200" w:firstLine="480"/>
        <w:rPr>
          <w:rFonts w:ascii="宋体" w:hAnsi="宋体" w:cs="宋体"/>
          <w:sz w:val="24"/>
          <w:shd w:val="clear" w:color="auto" w:fill="FFFFFF"/>
        </w:rPr>
      </w:pPr>
    </w:p>
    <w:p w:rsidR="007C5775" w:rsidRDefault="007C5775">
      <w:pPr>
        <w:spacing w:line="400" w:lineRule="exact"/>
        <w:ind w:firstLineChars="200" w:firstLine="480"/>
        <w:rPr>
          <w:rFonts w:ascii="宋体" w:hAnsi="宋体" w:cs="宋体"/>
          <w:sz w:val="24"/>
          <w:shd w:val="clear" w:color="auto" w:fill="FFFFFF"/>
        </w:rPr>
      </w:pPr>
    </w:p>
    <w:p w:rsidR="007C5775" w:rsidRDefault="007C5775">
      <w:pPr>
        <w:spacing w:line="400" w:lineRule="exact"/>
        <w:ind w:firstLineChars="200" w:firstLine="480"/>
        <w:rPr>
          <w:rFonts w:ascii="宋体" w:hAnsi="宋体" w:cs="宋体"/>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jc w:val="center"/>
        <w:rPr>
          <w:rFonts w:ascii="宋体" w:hAnsi="宋体" w:cs="宋体"/>
          <w:sz w:val="24"/>
          <w:shd w:val="clear" w:color="auto" w:fill="FFFFFF"/>
        </w:rPr>
      </w:pPr>
      <w:r>
        <w:rPr>
          <w:rFonts w:ascii="宋体" w:hAnsi="宋体" w:cs="宋体" w:hint="eastAsia"/>
          <w:sz w:val="24"/>
          <w:shd w:val="clear" w:color="auto" w:fill="FFFFFF"/>
        </w:rPr>
        <w:t>图25  探测带电电线电路图</w:t>
      </w:r>
    </w:p>
    <w:p w:rsidR="007C5775" w:rsidRDefault="007C5775">
      <w:pPr>
        <w:spacing w:line="400" w:lineRule="exact"/>
        <w:ind w:firstLineChars="200" w:firstLine="480"/>
        <w:outlineLvl w:val="2"/>
        <w:rPr>
          <w:rFonts w:ascii="宋体" w:hAnsi="宋体"/>
          <w:sz w:val="24"/>
        </w:rPr>
      </w:pPr>
      <w:bookmarkStart w:id="171" w:name="_Toc17748"/>
      <w:bookmarkStart w:id="172" w:name="_Toc961"/>
      <w:commentRangeStart w:id="173"/>
      <w:r>
        <w:rPr>
          <w:rFonts w:ascii="宋体" w:hAnsi="宋体" w:hint="eastAsia"/>
          <w:sz w:val="24"/>
        </w:rPr>
        <w:t>具体实现原理为：</w:t>
      </w:r>
      <w:r>
        <w:rPr>
          <w:rFonts w:ascii="宋体" w:hAnsi="宋体" w:cs="宋体" w:hint="eastAsia"/>
          <w:sz w:val="24"/>
          <w:shd w:val="clear" w:color="auto" w:fill="FFFFFF"/>
        </w:rPr>
        <w:t>当电路处于常态时，</w:t>
      </w:r>
      <w:r w:rsidRPr="00B70E6D">
        <w:rPr>
          <w:rFonts w:ascii="宋体" w:hAnsi="宋体" w:cs="宋体" w:hint="eastAsia"/>
          <w:position w:val="-10"/>
          <w:sz w:val="24"/>
          <w:shd w:val="clear" w:color="auto" w:fill="FFFFFF"/>
        </w:rPr>
        <w:object w:dxaOrig="280" w:dyaOrig="340">
          <v:shape id="_x0000_i1134" type="#_x0000_t75" style="width:14.4pt;height:17.3pt;mso-position-horizontal-relative:page;mso-position-vertical-relative:page" o:ole="">
            <v:imagedata r:id="rId260" o:title=""/>
          </v:shape>
          <o:OLEObject Type="Embed" ProgID="Equation.3" ShapeID="_x0000_i1134" DrawAspect="Content" ObjectID="_1463350130" r:id="rId261">
            <o:FieldCodes>\* MERGEFORMAT</o:FieldCodes>
          </o:OLEObject>
        </w:object>
      </w:r>
      <w:r>
        <w:rPr>
          <w:rFonts w:ascii="宋体" w:hAnsi="宋体" w:cs="宋体" w:hint="eastAsia"/>
          <w:sz w:val="24"/>
          <w:shd w:val="clear" w:color="auto" w:fill="FFFFFF"/>
        </w:rPr>
        <w:t>因栅极悬空形成漏电流，</w:t>
      </w:r>
      <w:r w:rsidRPr="00B70E6D">
        <w:rPr>
          <w:rFonts w:ascii="宋体" w:hAnsi="宋体" w:cs="宋体" w:hint="eastAsia"/>
          <w:position w:val="-10"/>
          <w:sz w:val="24"/>
          <w:shd w:val="clear" w:color="auto" w:fill="FFFFFF"/>
        </w:rPr>
        <w:object w:dxaOrig="320" w:dyaOrig="340">
          <v:shape id="_x0000_i1135" type="#_x0000_t75" style="width:16.15pt;height:17.3pt;mso-position-horizontal-relative:page;mso-position-vertical-relative:page" o:ole="">
            <v:imagedata r:id="rId262" o:title=""/>
          </v:shape>
          <o:OLEObject Type="Embed" ProgID="Equation.3" ShapeID="_x0000_i1135" DrawAspect="Content" ObjectID="_1463350131" r:id="rId263">
            <o:FieldCodes>\* MERGEFORMAT</o:FieldCodes>
          </o:OLEObject>
        </w:object>
      </w:r>
      <w:r>
        <w:rPr>
          <w:rFonts w:ascii="宋体" w:hAnsi="宋体" w:cs="宋体" w:hint="eastAsia"/>
          <w:sz w:val="24"/>
          <w:shd w:val="clear" w:color="auto" w:fill="FFFFFF"/>
        </w:rPr>
        <w:t>基极无电流流入，</w:t>
      </w:r>
      <w:r w:rsidRPr="00B70E6D">
        <w:rPr>
          <w:rFonts w:ascii="宋体" w:hAnsi="宋体" w:cs="宋体" w:hint="eastAsia"/>
          <w:position w:val="-12"/>
          <w:sz w:val="24"/>
          <w:shd w:val="clear" w:color="auto" w:fill="FFFFFF"/>
        </w:rPr>
        <w:object w:dxaOrig="320" w:dyaOrig="361">
          <v:shape id="_x0000_i1136" type="#_x0000_t75" style="width:16.15pt;height:17.85pt;mso-position-horizontal-relative:page;mso-position-vertical-relative:page" o:ole="">
            <v:imagedata r:id="rId264" o:title=""/>
          </v:shape>
          <o:OLEObject Type="Embed" ProgID="Equation.3" ShapeID="_x0000_i1136" DrawAspect="Content" ObjectID="_1463350132" r:id="rId265">
            <o:FieldCodes>\* MERGEFORMAT</o:FieldCodes>
          </o:OLEObject>
        </w:object>
      </w:r>
      <w:r>
        <w:rPr>
          <w:rFonts w:ascii="宋体" w:hAnsi="宋体" w:cs="宋体" w:hint="eastAsia"/>
          <w:sz w:val="24"/>
          <w:shd w:val="clear" w:color="auto" w:fill="FFFFFF"/>
        </w:rPr>
        <w:t>处于熄灭状态。当感应板靠近220V或以上的交变电源时，因电源在四周将形成一交变电场，感应板上将感应出相应交变电压加到</w:t>
      </w:r>
      <w:r w:rsidRPr="00B70E6D">
        <w:rPr>
          <w:rFonts w:ascii="宋体" w:hAnsi="宋体" w:cs="宋体" w:hint="eastAsia"/>
          <w:position w:val="-10"/>
          <w:sz w:val="24"/>
          <w:shd w:val="clear" w:color="auto" w:fill="FFFFFF"/>
        </w:rPr>
        <w:object w:dxaOrig="280" w:dyaOrig="340">
          <v:shape id="_x0000_i1137" type="#_x0000_t75" style="width:14.4pt;height:17.3pt;mso-position-horizontal-relative:page;mso-position-vertical-relative:page" o:ole="">
            <v:imagedata r:id="rId266" o:title=""/>
          </v:shape>
          <o:OLEObject Type="Embed" ProgID="Equation.3" ShapeID="_x0000_i1137" DrawAspect="Content" ObjectID="_1463350133" r:id="rId267">
            <o:FieldCodes>\* MERGEFORMAT</o:FieldCodes>
          </o:OLEObject>
        </w:object>
      </w:r>
      <w:r>
        <w:rPr>
          <w:rFonts w:ascii="宋体" w:hAnsi="宋体" w:cs="宋体" w:hint="eastAsia"/>
          <w:sz w:val="24"/>
          <w:shd w:val="clear" w:color="auto" w:fill="FFFFFF"/>
        </w:rPr>
        <w:t>栅极，感应板上感应电压为负时，</w:t>
      </w:r>
      <w:r w:rsidRPr="00B70E6D">
        <w:rPr>
          <w:rFonts w:ascii="宋体" w:hAnsi="宋体" w:cs="宋体" w:hint="eastAsia"/>
          <w:position w:val="-10"/>
          <w:sz w:val="24"/>
          <w:shd w:val="clear" w:color="auto" w:fill="FFFFFF"/>
        </w:rPr>
        <w:object w:dxaOrig="280" w:dyaOrig="340">
          <v:shape id="_x0000_i1138" type="#_x0000_t75" style="width:14.4pt;height:17.3pt;mso-position-horizontal-relative:page;mso-position-vertical-relative:page" o:ole="">
            <v:imagedata r:id="rId268" o:title=""/>
          </v:shape>
          <o:OLEObject Type="Embed" ProgID="Equation.3" ShapeID="_x0000_i1138" DrawAspect="Content" ObjectID="_1463350134" r:id="rId269">
            <o:FieldCodes>\* MERGEFORMAT</o:FieldCodes>
          </o:OLEObject>
        </w:object>
      </w:r>
      <w:r>
        <w:rPr>
          <w:rFonts w:ascii="宋体" w:hAnsi="宋体" w:cs="宋体" w:hint="eastAsia"/>
          <w:sz w:val="24"/>
          <w:shd w:val="clear" w:color="auto" w:fill="FFFFFF"/>
        </w:rPr>
        <w:t>截止，电压经过</w:t>
      </w:r>
      <w:r w:rsidRPr="00B70E6D">
        <w:rPr>
          <w:rFonts w:ascii="宋体" w:hAnsi="宋体" w:cs="宋体" w:hint="eastAsia"/>
          <w:position w:val="-10"/>
          <w:sz w:val="24"/>
          <w:shd w:val="clear" w:color="auto" w:fill="FFFFFF"/>
        </w:rPr>
        <w:object w:dxaOrig="280" w:dyaOrig="340">
          <v:shape id="_x0000_i1139" type="#_x0000_t75" style="width:14.4pt;height:17.3pt;mso-position-horizontal-relative:page;mso-position-vertical-relative:page" o:ole="">
            <v:imagedata r:id="rId270" o:title=""/>
          </v:shape>
          <o:OLEObject Type="Embed" ProgID="Equation.3" ShapeID="_x0000_i1139" DrawAspect="Content" ObjectID="_1463350135" r:id="rId271">
            <o:FieldCodes>\* MERGEFORMAT</o:FieldCodes>
          </o:OLEObject>
        </w:object>
      </w:r>
      <w:r>
        <w:rPr>
          <w:rFonts w:ascii="宋体" w:hAnsi="宋体" w:cs="宋体" w:hint="eastAsia"/>
          <w:sz w:val="24"/>
          <w:shd w:val="clear" w:color="auto" w:fill="FFFFFF"/>
        </w:rPr>
        <w:t>、</w:t>
      </w:r>
      <w:r w:rsidRPr="00B70E6D">
        <w:rPr>
          <w:rFonts w:ascii="宋体" w:hAnsi="宋体" w:cs="宋体" w:hint="eastAsia"/>
          <w:position w:val="-10"/>
          <w:sz w:val="24"/>
          <w:shd w:val="clear" w:color="auto" w:fill="FFFFFF"/>
        </w:rPr>
        <w:object w:dxaOrig="320" w:dyaOrig="340">
          <v:shape id="_x0000_i1140" type="#_x0000_t75" style="width:16.15pt;height:17.3pt;mso-position-horizontal-relative:page;mso-position-vertical-relative:page" o:ole="">
            <v:imagedata r:id="rId272" o:title=""/>
          </v:shape>
          <o:OLEObject Type="Embed" ProgID="Equation.3" ShapeID="_x0000_i1140" DrawAspect="Content" ObjectID="_1463350136" r:id="rId273">
            <o:FieldCodes>\* MERGEFORMAT</o:FieldCodes>
          </o:OLEObject>
        </w:object>
      </w:r>
      <w:r>
        <w:rPr>
          <w:rFonts w:ascii="宋体" w:hAnsi="宋体" w:cs="宋体" w:hint="eastAsia"/>
          <w:sz w:val="24"/>
          <w:shd w:val="clear" w:color="auto" w:fill="FFFFFF"/>
        </w:rPr>
        <w:t>加至</w:t>
      </w:r>
      <w:r w:rsidRPr="00B70E6D">
        <w:rPr>
          <w:rFonts w:ascii="宋体" w:hAnsi="宋体" w:cs="宋体" w:hint="eastAsia"/>
          <w:position w:val="-10"/>
          <w:sz w:val="24"/>
          <w:shd w:val="clear" w:color="auto" w:fill="FFFFFF"/>
        </w:rPr>
        <w:object w:dxaOrig="320" w:dyaOrig="340">
          <v:shape id="_x0000_i1141" type="#_x0000_t75" style="width:16.15pt;height:17.3pt;mso-position-horizontal-relative:page;mso-position-vertical-relative:page" o:ole="">
            <v:imagedata r:id="rId274" o:title=""/>
          </v:shape>
          <o:OLEObject Type="Embed" ProgID="Equation.3" ShapeID="_x0000_i1141" DrawAspect="Content" ObjectID="_1463350137" r:id="rId275">
            <o:FieldCodes>\* MERGEFORMAT</o:FieldCodes>
          </o:OLEObject>
        </w:object>
      </w:r>
      <w:r>
        <w:rPr>
          <w:rFonts w:ascii="宋体" w:hAnsi="宋体" w:cs="宋体" w:hint="eastAsia"/>
          <w:sz w:val="24"/>
          <w:shd w:val="clear" w:color="auto" w:fill="FFFFFF"/>
        </w:rPr>
        <w:t>基极，</w:t>
      </w:r>
      <w:r w:rsidRPr="00B70E6D">
        <w:rPr>
          <w:rFonts w:ascii="宋体" w:hAnsi="宋体" w:cs="宋体" w:hint="eastAsia"/>
          <w:position w:val="-10"/>
          <w:sz w:val="24"/>
          <w:shd w:val="clear" w:color="auto" w:fill="FFFFFF"/>
        </w:rPr>
        <w:object w:dxaOrig="320" w:dyaOrig="340">
          <v:shape id="_x0000_i1142" type="#_x0000_t75" style="width:16.15pt;height:17.3pt;mso-position-horizontal-relative:page;mso-position-vertical-relative:page" o:ole="">
            <v:imagedata r:id="rId276" o:title=""/>
          </v:shape>
          <o:OLEObject Type="Embed" ProgID="Equation.3" ShapeID="_x0000_i1142" DrawAspect="Content" ObjectID="_1463350138" r:id="rId277">
            <o:FieldCodes>\* MERGEFORMAT</o:FieldCodes>
          </o:OLEObject>
        </w:object>
      </w:r>
      <w:r>
        <w:rPr>
          <w:rFonts w:ascii="宋体" w:hAnsi="宋体" w:cs="宋体" w:hint="eastAsia"/>
          <w:sz w:val="24"/>
          <w:shd w:val="clear" w:color="auto" w:fill="FFFFFF"/>
        </w:rPr>
        <w:t>导通，</w:t>
      </w:r>
      <w:r w:rsidRPr="00B70E6D">
        <w:rPr>
          <w:rFonts w:ascii="宋体" w:hAnsi="宋体" w:cs="宋体" w:hint="eastAsia"/>
          <w:position w:val="-12"/>
          <w:sz w:val="24"/>
          <w:shd w:val="clear" w:color="auto" w:fill="FFFFFF"/>
        </w:rPr>
        <w:object w:dxaOrig="320" w:dyaOrig="361">
          <v:shape id="_x0000_i1143" type="#_x0000_t75" style="width:16.15pt;height:17.85pt;mso-position-horizontal-relative:page;mso-position-vertical-relative:page" o:ole="">
            <v:imagedata r:id="rId278" o:title=""/>
          </v:shape>
          <o:OLEObject Type="Embed" ProgID="Equation.3" ShapeID="_x0000_i1143" DrawAspect="Content" ObjectID="_1463350139" r:id="rId279">
            <o:FieldCodes>\* MERGEFORMAT</o:FieldCodes>
          </o:OLEObject>
        </w:object>
      </w:r>
      <w:r>
        <w:rPr>
          <w:rFonts w:ascii="宋体" w:hAnsi="宋体" w:cs="宋体" w:hint="eastAsia"/>
          <w:sz w:val="24"/>
          <w:shd w:val="clear" w:color="auto" w:fill="FFFFFF"/>
        </w:rPr>
        <w:t>发光。</w:t>
      </w:r>
      <w:commentRangeEnd w:id="173"/>
      <w:r w:rsidR="00891EE3">
        <w:rPr>
          <w:rStyle w:val="ae"/>
        </w:rPr>
        <w:commentReference w:id="173"/>
      </w:r>
      <w:r>
        <w:rPr>
          <w:rFonts w:ascii="宋体" w:hAnsi="宋体"/>
          <w:sz w:val="24"/>
        </w:rPr>
        <w:br/>
      </w:r>
      <w:r>
        <w:rPr>
          <w:rFonts w:ascii="宋体" w:hAnsi="宋体" w:hint="eastAsia"/>
          <w:b/>
          <w:bCs/>
          <w:sz w:val="24"/>
        </w:rPr>
        <w:t>3.3.4</w:t>
      </w:r>
      <w:r>
        <w:rPr>
          <w:b/>
          <w:bCs/>
          <w:sz w:val="24"/>
        </w:rPr>
        <w:t>优点及应用：</w:t>
      </w:r>
      <w:r>
        <w:rPr>
          <w:rFonts w:ascii="宋体" w:hAnsi="宋体"/>
          <w:sz w:val="24"/>
        </w:rPr>
        <w:br/>
      </w:r>
      <w:r>
        <w:rPr>
          <w:rFonts w:ascii="宋体" w:hAnsi="宋体" w:hint="eastAsia"/>
          <w:sz w:val="24"/>
        </w:rPr>
        <w:t xml:space="preserve">    </w:t>
      </w:r>
      <w:r>
        <w:rPr>
          <w:rFonts w:ascii="宋体" w:hAnsi="宋体" w:cs="宋体" w:hint="eastAsia"/>
          <w:sz w:val="24"/>
          <w:shd w:val="clear" w:color="auto" w:fill="FFFFFF"/>
        </w:rPr>
        <w:t>本电路在离220V电源线2-5cm处即可测试是否带电，无需接触线路，这样提高了安全性，且使用更加方便。同时，该电路可用于断线查询，可将需查询的线路单端接入220V相线，用本探测器沿线路找寻，在指示灯亮、灭交界处即为线路断点。</w:t>
      </w:r>
      <w:r>
        <w:rPr>
          <w:rFonts w:ascii="宋体" w:hAnsi="宋体"/>
          <w:sz w:val="24"/>
        </w:rPr>
        <w:br/>
      </w:r>
      <w:r>
        <w:rPr>
          <w:rFonts w:ascii="宋体" w:hAnsi="宋体" w:hint="eastAsia"/>
          <w:sz w:val="24"/>
        </w:rPr>
        <w:t xml:space="preserve">    </w:t>
      </w:r>
      <w:r>
        <w:rPr>
          <w:rFonts w:ascii="Tahoma" w:hAnsi="宋体"/>
          <w:sz w:val="24"/>
          <w:shd w:val="clear" w:color="auto" w:fill="FFFFFF"/>
        </w:rPr>
        <w:t>注意，场效应管</w:t>
      </w:r>
      <w:r>
        <w:rPr>
          <w:rFonts w:ascii="Tahoma" w:hAnsi="宋体" w:hint="eastAsia"/>
          <w:sz w:val="24"/>
          <w:shd w:val="clear" w:color="auto" w:fill="FFFFFF"/>
        </w:rPr>
        <w:t>由于输入阻抗高，在焊接时，</w:t>
      </w:r>
      <w:r>
        <w:rPr>
          <w:rFonts w:ascii="Tahoma" w:hAnsi="宋体"/>
          <w:sz w:val="24"/>
          <w:shd w:val="clear" w:color="auto" w:fill="FFFFFF"/>
        </w:rPr>
        <w:t>须用铜丝将各引脚短路后</w:t>
      </w:r>
      <w:r>
        <w:rPr>
          <w:rFonts w:ascii="Tahoma" w:hAnsi="宋体" w:hint="eastAsia"/>
          <w:sz w:val="24"/>
          <w:shd w:val="clear" w:color="auto" w:fill="FFFFFF"/>
        </w:rPr>
        <w:t>再进行焊接</w:t>
      </w:r>
      <w:r>
        <w:rPr>
          <w:rFonts w:ascii="Tahoma" w:hAnsi="宋体"/>
          <w:sz w:val="24"/>
          <w:shd w:val="clear" w:color="auto" w:fill="FFFFFF"/>
        </w:rPr>
        <w:t>，以防被静电损坏。全部电路焊接完全后才可拆去短路线工作。</w:t>
      </w:r>
      <w:r>
        <w:rPr>
          <w:rFonts w:ascii="宋体" w:hAnsi="宋体"/>
          <w:sz w:val="24"/>
        </w:rPr>
        <w:br/>
      </w:r>
      <w:bookmarkEnd w:id="171"/>
      <w:bookmarkEnd w:id="172"/>
    </w:p>
    <w:p w:rsidR="007C5775" w:rsidRDefault="007C5775">
      <w:pPr>
        <w:spacing w:line="400" w:lineRule="exact"/>
        <w:outlineLvl w:val="1"/>
        <w:rPr>
          <w:rFonts w:ascii="宋体" w:hAnsi="宋体"/>
          <w:b/>
          <w:bCs/>
          <w:sz w:val="24"/>
        </w:rPr>
      </w:pPr>
      <w:bookmarkStart w:id="174" w:name="_Toc6257"/>
      <w:bookmarkStart w:id="175" w:name="_Toc7613"/>
      <w:r>
        <w:rPr>
          <w:rFonts w:ascii="黑体" w:eastAsia="黑体" w:hAnsi="黑体" w:cs="黑体" w:hint="eastAsia"/>
          <w:sz w:val="28"/>
          <w:szCs w:val="28"/>
        </w:rPr>
        <w:t>3.4金属探测</w:t>
      </w:r>
      <w:bookmarkEnd w:id="174"/>
      <w:bookmarkEnd w:id="175"/>
    </w:p>
    <w:p w:rsidR="007C5775" w:rsidRDefault="007C5775">
      <w:pPr>
        <w:spacing w:line="400" w:lineRule="exact"/>
        <w:ind w:firstLineChars="175" w:firstLine="420"/>
        <w:rPr>
          <w:rFonts w:ascii="宋体" w:hAnsi="宋体" w:cs="宋体"/>
          <w:sz w:val="24"/>
        </w:rPr>
      </w:pPr>
      <w:r>
        <w:rPr>
          <w:rFonts w:ascii="宋体" w:hAnsi="宋体" w:hint="eastAsia"/>
          <w:sz w:val="24"/>
        </w:rPr>
        <w:t>这里利用</w:t>
      </w:r>
      <w:r>
        <w:rPr>
          <w:rFonts w:ascii="宋体" w:hAnsi="宋体" w:cs="宋体" w:hint="eastAsia"/>
          <w:sz w:val="24"/>
          <w:shd w:val="clear" w:color="auto" w:fill="FFFFFF"/>
        </w:rPr>
        <w:t>LC谐振与涡流工作原理设计了简易的金属探测器。</w:t>
      </w:r>
      <w:r>
        <w:rPr>
          <w:rFonts w:hAnsi="宋体" w:cs="宋体" w:hint="eastAsia"/>
          <w:sz w:val="24"/>
          <w:shd w:val="clear" w:color="auto" w:fill="FFFFFF"/>
        </w:rPr>
        <w:t>LC</w:t>
      </w:r>
      <w:r>
        <w:rPr>
          <w:rFonts w:hAnsi="宋体" w:cs="宋体" w:hint="eastAsia"/>
          <w:sz w:val="24"/>
          <w:shd w:val="clear" w:color="auto" w:fill="FFFFFF"/>
        </w:rPr>
        <w:t>谐振主要用于高频信号的产生，</w:t>
      </w:r>
      <w:hyperlink r:id="rId280" w:history="1">
        <w:r>
          <w:rPr>
            <w:rFonts w:ascii="宋体" w:hAnsi="宋体" w:cs="宋体" w:hint="eastAsia"/>
            <w:sz w:val="24"/>
            <w:shd w:val="clear" w:color="auto" w:fill="FFFFFF"/>
          </w:rPr>
          <w:t>回路</w:t>
        </w:r>
      </w:hyperlink>
      <w:r>
        <w:rPr>
          <w:rFonts w:ascii="宋体" w:hAnsi="宋体" w:cs="宋体" w:hint="eastAsia"/>
          <w:sz w:val="24"/>
          <w:shd w:val="clear" w:color="auto" w:fill="FFFFFF"/>
        </w:rPr>
        <w:t>组成</w:t>
      </w:r>
      <w:r>
        <w:rPr>
          <w:rFonts w:hAnsi="宋体" w:cs="宋体" w:hint="eastAsia"/>
          <w:sz w:val="24"/>
          <w:shd w:val="clear" w:color="auto" w:fill="FFFFFF"/>
        </w:rPr>
        <w:t>包含</w:t>
      </w:r>
      <w:r>
        <w:rPr>
          <w:rFonts w:ascii="宋体" w:hAnsi="宋体" w:cs="宋体" w:hint="eastAsia"/>
          <w:sz w:val="24"/>
          <w:shd w:val="clear" w:color="auto" w:fill="FFFFFF"/>
        </w:rPr>
        <w:t>电容器和电感器，</w:t>
      </w:r>
      <w:r>
        <w:rPr>
          <w:rFonts w:hAnsi="宋体" w:cs="宋体" w:hint="eastAsia"/>
          <w:sz w:val="24"/>
          <w:shd w:val="clear" w:color="auto" w:fill="FFFFFF"/>
        </w:rPr>
        <w:t>在工作过程中会产生自由振荡，这是由工作过程中电场能和磁场能的相互转化导致的。</w:t>
      </w:r>
      <w:r>
        <w:rPr>
          <w:rFonts w:hAnsi="宋体" w:hint="eastAsia"/>
          <w:sz w:val="24"/>
        </w:rPr>
        <w:t>涡流检</w:t>
      </w:r>
      <w:r>
        <w:rPr>
          <w:rFonts w:hAnsi="宋体" w:hint="eastAsia"/>
          <w:sz w:val="24"/>
        </w:rPr>
        <w:lastRenderedPageBreak/>
        <w:t>测是以电磁感应原理为基础的一种检测方法。当线圈通有交流电时，如果我们把导体接近这个线圈，由于线圈已经建立了交变磁场，且该交变磁场通过了导体并与之发生了电磁感应作用，因此导体中建立了涡流。</w:t>
      </w:r>
    </w:p>
    <w:p w:rsidR="007C5775" w:rsidRDefault="007C5775">
      <w:pPr>
        <w:spacing w:line="400" w:lineRule="exact"/>
        <w:outlineLvl w:val="2"/>
        <w:rPr>
          <w:rFonts w:ascii="宋体" w:hAnsi="宋体" w:cs="宋体"/>
          <w:b/>
          <w:bCs/>
          <w:sz w:val="24"/>
        </w:rPr>
      </w:pPr>
      <w:bookmarkStart w:id="176" w:name="_Toc24858"/>
      <w:bookmarkStart w:id="177" w:name="_Toc27746"/>
      <w:r>
        <w:rPr>
          <w:rFonts w:ascii="宋体" w:hAnsi="宋体" w:cs="宋体" w:hint="eastAsia"/>
          <w:b/>
          <w:bCs/>
          <w:sz w:val="24"/>
        </w:rPr>
        <w:t>3.4.1LC谐振电路设计</w:t>
      </w:r>
      <w:bookmarkEnd w:id="176"/>
      <w:bookmarkEnd w:id="177"/>
    </w:p>
    <w:p w:rsidR="007C5775" w:rsidRDefault="007C5775">
      <w:pPr>
        <w:spacing w:line="400" w:lineRule="exact"/>
        <w:rPr>
          <w:rFonts w:ascii="宋体" w:hAnsi="宋体" w:cs="宋体"/>
          <w:sz w:val="24"/>
        </w:rPr>
      </w:pPr>
      <w:r>
        <w:rPr>
          <w:rFonts w:ascii="宋体" w:hAnsi="宋体" w:cs="宋体" w:hint="eastAsia"/>
          <w:sz w:val="24"/>
        </w:rPr>
        <w:t xml:space="preserve">    具体工作电路见图26如下：</w:t>
      </w:r>
    </w:p>
    <w:p w:rsidR="007C5775" w:rsidRDefault="00E0132A">
      <w:pPr>
        <w:spacing w:line="400" w:lineRule="exact"/>
        <w:ind w:firstLineChars="175" w:firstLine="420"/>
        <w:rPr>
          <w:rFonts w:ascii="宋体" w:hAnsi="宋体" w:cs="宋体"/>
          <w:sz w:val="24"/>
          <w:shd w:val="clear" w:color="auto" w:fill="FFFFFF"/>
        </w:rPr>
      </w:pPr>
      <w:r>
        <w:rPr>
          <w:rFonts w:hint="eastAsia"/>
          <w:noProof/>
          <w:sz w:val="24"/>
        </w:rPr>
        <w:drawing>
          <wp:anchor distT="0" distB="0" distL="114300" distR="114300" simplePos="0" relativeHeight="251655168" behindDoc="0" locked="0" layoutInCell="1" allowOverlap="1">
            <wp:simplePos x="0" y="0"/>
            <wp:positionH relativeFrom="column">
              <wp:posOffset>1779270</wp:posOffset>
            </wp:positionH>
            <wp:positionV relativeFrom="paragraph">
              <wp:posOffset>173990</wp:posOffset>
            </wp:positionV>
            <wp:extent cx="1835150" cy="1935480"/>
            <wp:effectExtent l="19050" t="0" r="0" b="0"/>
            <wp:wrapNone/>
            <wp:docPr id="32" name="图片 32" descr="2014-05-21_21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014-05-21_214719"/>
                    <pic:cNvPicPr>
                      <a:picLocks noChangeAspect="1" noChangeArrowheads="1"/>
                    </pic:cNvPicPr>
                  </pic:nvPicPr>
                  <pic:blipFill>
                    <a:blip r:embed="rId281"/>
                    <a:srcRect/>
                    <a:stretch>
                      <a:fillRect/>
                    </a:stretch>
                  </pic:blipFill>
                  <pic:spPr bwMode="auto">
                    <a:xfrm>
                      <a:off x="0" y="0"/>
                      <a:ext cx="1835150" cy="1935480"/>
                    </a:xfrm>
                    <a:prstGeom prst="rect">
                      <a:avLst/>
                    </a:prstGeom>
                    <a:noFill/>
                    <a:ln w="9525">
                      <a:noFill/>
                      <a:miter lim="800000"/>
                      <a:headEnd/>
                      <a:tailEnd/>
                    </a:ln>
                  </pic:spPr>
                </pic:pic>
              </a:graphicData>
            </a:graphic>
          </wp:anchor>
        </w:drawing>
      </w:r>
    </w:p>
    <w:p w:rsidR="007C5775" w:rsidRDefault="007C5775">
      <w:pPr>
        <w:spacing w:line="400" w:lineRule="exact"/>
        <w:ind w:firstLineChars="175" w:firstLine="420"/>
        <w:rPr>
          <w:rFonts w:ascii="宋体" w:hAnsi="宋体" w:cs="宋体"/>
          <w:sz w:val="24"/>
          <w:shd w:val="clear" w:color="auto" w:fill="FFFFFF"/>
        </w:rPr>
      </w:pPr>
    </w:p>
    <w:p w:rsidR="007C5775" w:rsidRDefault="007C5775">
      <w:pPr>
        <w:spacing w:line="400" w:lineRule="exact"/>
        <w:ind w:firstLineChars="175" w:firstLine="420"/>
        <w:rPr>
          <w:rFonts w:ascii="宋体" w:hAnsi="宋体" w:cs="宋体"/>
          <w:sz w:val="24"/>
          <w:shd w:val="clear" w:color="auto" w:fill="FFFFFF"/>
        </w:rPr>
      </w:pPr>
    </w:p>
    <w:p w:rsidR="007C5775" w:rsidRDefault="007C5775">
      <w:pPr>
        <w:spacing w:line="400" w:lineRule="exact"/>
        <w:ind w:firstLineChars="175" w:firstLine="420"/>
        <w:rPr>
          <w:rFonts w:ascii="宋体" w:hAnsi="宋体" w:cs="宋体"/>
          <w:sz w:val="24"/>
          <w:shd w:val="clear" w:color="auto" w:fill="FFFFFF"/>
        </w:rPr>
      </w:pPr>
    </w:p>
    <w:p w:rsidR="007C5775" w:rsidRDefault="007C5775">
      <w:pPr>
        <w:spacing w:line="400" w:lineRule="exact"/>
        <w:ind w:firstLineChars="175" w:firstLine="420"/>
        <w:rPr>
          <w:rFonts w:ascii="宋体" w:hAnsi="宋体" w:cs="宋体"/>
          <w:sz w:val="24"/>
          <w:shd w:val="clear" w:color="auto" w:fill="FFFFFF"/>
        </w:rPr>
      </w:pPr>
    </w:p>
    <w:p w:rsidR="007C5775" w:rsidRDefault="007C5775" w:rsidP="002744DC">
      <w:pPr>
        <w:spacing w:line="400" w:lineRule="exact"/>
        <w:ind w:firstLineChars="175" w:firstLine="368"/>
        <w:jc w:val="center"/>
        <w:rPr>
          <w:szCs w:val="21"/>
        </w:rPr>
      </w:pPr>
    </w:p>
    <w:p w:rsidR="007C5775" w:rsidRDefault="007C5775" w:rsidP="002744DC">
      <w:pPr>
        <w:spacing w:line="400" w:lineRule="exact"/>
        <w:ind w:firstLineChars="175" w:firstLine="368"/>
        <w:jc w:val="center"/>
        <w:rPr>
          <w:szCs w:val="21"/>
        </w:rPr>
      </w:pPr>
    </w:p>
    <w:p w:rsidR="007C5775" w:rsidRDefault="007C5775">
      <w:pPr>
        <w:spacing w:line="400" w:lineRule="exact"/>
        <w:rPr>
          <w:rFonts w:ascii="宋体" w:hAnsi="宋体" w:cs="宋体"/>
          <w:sz w:val="24"/>
        </w:rPr>
      </w:pPr>
    </w:p>
    <w:p w:rsidR="007C5775" w:rsidRDefault="007C5775">
      <w:pPr>
        <w:spacing w:line="400" w:lineRule="exact"/>
        <w:ind w:firstLineChars="175" w:firstLine="420"/>
        <w:jc w:val="center"/>
        <w:rPr>
          <w:rFonts w:ascii="宋体" w:hAnsi="宋体" w:cs="宋体"/>
          <w:sz w:val="24"/>
          <w:shd w:val="clear" w:color="auto" w:fill="FFFFFF"/>
        </w:rPr>
      </w:pPr>
      <w:r>
        <w:rPr>
          <w:rFonts w:ascii="宋体" w:hAnsi="宋体" w:cs="宋体" w:hint="eastAsia"/>
          <w:sz w:val="24"/>
        </w:rPr>
        <w:t>图26   LC谐振简图</w:t>
      </w:r>
    </w:p>
    <w:p w:rsidR="007C5775" w:rsidRDefault="007C5775">
      <w:pPr>
        <w:spacing w:line="400" w:lineRule="exact"/>
        <w:rPr>
          <w:rFonts w:ascii="宋体" w:hAnsi="宋体" w:cs="宋体"/>
          <w:bCs/>
          <w:sz w:val="24"/>
        </w:rPr>
      </w:pPr>
      <w:r>
        <w:rPr>
          <w:rFonts w:ascii="宋体" w:hAnsi="宋体" w:cs="宋体" w:hint="eastAsia"/>
          <w:sz w:val="24"/>
          <w:shd w:val="clear" w:color="auto" w:fill="FFFFFF"/>
        </w:rPr>
        <w:t xml:space="preserve">    工作原理为：在开机瞬间，线圈L1和L2 产生互感耦合信号，该信号后来反馈到三极管的基极。这里假设基极的瞬间电压极性为正的，那么经倒相，集电压极性为负，通过变压器原理可得出，L2的上端电压极性为负，基极的反馈电压极性为正，满足相位的平衡条件。只要所选的L1与L2的匝数比与三极管电流放大系数</w:t>
      </w:r>
      <w:r w:rsidRPr="00B70E6D">
        <w:rPr>
          <w:rFonts w:ascii="宋体" w:hAnsi="宋体" w:cs="宋体" w:hint="eastAsia"/>
          <w:position w:val="-10"/>
          <w:sz w:val="24"/>
          <w:shd w:val="clear" w:color="auto" w:fill="FFFFFF"/>
        </w:rPr>
        <w:object w:dxaOrig="245" w:dyaOrig="327">
          <v:shape id="_x0000_i1144" type="#_x0000_t75" style="width:12.1pt;height:16.15pt;mso-position-horizontal-relative:page;mso-position-vertical-relative:page" o:ole="">
            <v:imagedata r:id="rId282" o:title=""/>
          </v:shape>
          <o:OLEObject Type="Embed" ProgID="Equation.3" ShapeID="_x0000_i1144" DrawAspect="Content" ObjectID="_1463350140" r:id="rId283">
            <o:FieldCodes>\* MERGEFORMAT</o:FieldCodes>
          </o:OLEObject>
        </w:object>
      </w:r>
      <w:r>
        <w:rPr>
          <w:rFonts w:ascii="宋体" w:hAnsi="宋体" w:cs="宋体" w:hint="eastAsia"/>
          <w:sz w:val="24"/>
          <w:shd w:val="clear" w:color="auto" w:fill="FFFFFF"/>
        </w:rPr>
        <w:t>满足振幅条件，就能产生频率</w:t>
      </w:r>
      <w:r w:rsidRPr="00B70E6D">
        <w:rPr>
          <w:rFonts w:ascii="宋体" w:hAnsi="宋体" w:cs="宋体" w:hint="eastAsia"/>
          <w:position w:val="-12"/>
          <w:sz w:val="24"/>
          <w:shd w:val="clear" w:color="auto" w:fill="FFFFFF"/>
        </w:rPr>
        <w:object w:dxaOrig="285" w:dyaOrig="367">
          <v:shape id="_x0000_i1145" type="#_x0000_t75" style="width:14.4pt;height:18.45pt;mso-position-horizontal-relative:page;mso-position-vertical-relative:page" o:ole="">
            <v:imagedata r:id="rId284" o:title=""/>
          </v:shape>
          <o:OLEObject Type="Embed" ProgID="Equation.3" ShapeID="_x0000_i1145" DrawAspect="Content" ObjectID="_1463350141" r:id="rId285">
            <o:FieldCodes>\* MERGEFORMAT</o:FieldCodes>
          </o:OLEObject>
        </w:object>
      </w:r>
      <w:r>
        <w:rPr>
          <w:rFonts w:ascii="宋体" w:hAnsi="宋体" w:cs="宋体" w:hint="eastAsia"/>
          <w:sz w:val="24"/>
          <w:shd w:val="clear" w:color="auto" w:fill="FFFFFF"/>
        </w:rPr>
        <w:t>的振荡信号。改变</w:t>
      </w:r>
      <w:r>
        <w:rPr>
          <w:rFonts w:ascii="宋体" w:hAnsi="宋体" w:cs="宋体" w:hint="eastAsia"/>
          <w:bCs/>
          <w:sz w:val="24"/>
        </w:rPr>
        <w:t>振荡级增益可通过电位器W调节得到，适合的振荡增益可使荡器处于临界振荡状态，即刚好使振荡器起振。</w:t>
      </w:r>
    </w:p>
    <w:p w:rsidR="007C5775" w:rsidRDefault="007C5775">
      <w:pPr>
        <w:spacing w:line="400" w:lineRule="exact"/>
        <w:outlineLvl w:val="2"/>
        <w:rPr>
          <w:rFonts w:ascii="宋体" w:hAnsi="宋体" w:cs="宋体"/>
          <w:b/>
          <w:sz w:val="24"/>
        </w:rPr>
      </w:pPr>
      <w:bookmarkStart w:id="178" w:name="_Toc22675"/>
      <w:bookmarkStart w:id="179" w:name="_Toc20120"/>
      <w:r>
        <w:rPr>
          <w:rFonts w:ascii="宋体" w:hAnsi="宋体" w:cs="宋体" w:hint="eastAsia"/>
          <w:b/>
          <w:sz w:val="24"/>
        </w:rPr>
        <w:t>3.4.2   金属探测整体电路设计</w:t>
      </w:r>
      <w:bookmarkEnd w:id="178"/>
      <w:bookmarkEnd w:id="179"/>
    </w:p>
    <w:p w:rsidR="007C5775" w:rsidRDefault="007C5775">
      <w:pPr>
        <w:spacing w:line="400" w:lineRule="exact"/>
        <w:rPr>
          <w:rFonts w:ascii="宋体" w:hAnsi="宋体" w:cs="宋体"/>
          <w:bCs/>
          <w:sz w:val="24"/>
        </w:rPr>
      </w:pPr>
      <w:r>
        <w:rPr>
          <w:rFonts w:ascii="宋体" w:hAnsi="宋体" w:cs="宋体" w:hint="eastAsia"/>
          <w:bCs/>
          <w:sz w:val="24"/>
        </w:rPr>
        <w:t xml:space="preserve">    金属探测器整体电路设计见图27：</w:t>
      </w:r>
    </w:p>
    <w:p w:rsidR="007C5775" w:rsidRDefault="00E0132A">
      <w:pPr>
        <w:spacing w:line="400" w:lineRule="exact"/>
        <w:ind w:firstLineChars="200" w:firstLine="480"/>
        <w:rPr>
          <w:rFonts w:ascii="宋体" w:hAnsi="宋体" w:cs="宋体"/>
          <w:bCs/>
          <w:sz w:val="24"/>
        </w:rPr>
      </w:pPr>
      <w:r>
        <w:rPr>
          <w:rFonts w:ascii="宋体" w:hAnsi="宋体" w:cs="宋体" w:hint="eastAsia"/>
          <w:bCs/>
          <w:noProof/>
          <w:sz w:val="24"/>
        </w:rPr>
        <w:drawing>
          <wp:anchor distT="0" distB="0" distL="114300" distR="114300" simplePos="0" relativeHeight="251672576" behindDoc="0" locked="0" layoutInCell="1" allowOverlap="1">
            <wp:simplePos x="0" y="0"/>
            <wp:positionH relativeFrom="column">
              <wp:posOffset>521335</wp:posOffset>
            </wp:positionH>
            <wp:positionV relativeFrom="paragraph">
              <wp:posOffset>90170</wp:posOffset>
            </wp:positionV>
            <wp:extent cx="3862070" cy="1621790"/>
            <wp:effectExtent l="19050" t="0" r="5080" b="0"/>
            <wp:wrapNone/>
            <wp:docPr id="33" name="图片 33" descr="2014-05-21_215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14-05-21_215841"/>
                    <pic:cNvPicPr>
                      <a:picLocks noChangeAspect="1" noChangeArrowheads="1"/>
                    </pic:cNvPicPr>
                  </pic:nvPicPr>
                  <pic:blipFill>
                    <a:blip r:embed="rId286"/>
                    <a:srcRect/>
                    <a:stretch>
                      <a:fillRect/>
                    </a:stretch>
                  </pic:blipFill>
                  <pic:spPr bwMode="auto">
                    <a:xfrm>
                      <a:off x="0" y="0"/>
                      <a:ext cx="3862070" cy="1621790"/>
                    </a:xfrm>
                    <a:prstGeom prst="rect">
                      <a:avLst/>
                    </a:prstGeom>
                    <a:noFill/>
                    <a:ln w="9525">
                      <a:noFill/>
                      <a:miter lim="800000"/>
                      <a:headEnd/>
                      <a:tailEnd/>
                    </a:ln>
                  </pic:spPr>
                </pic:pic>
              </a:graphicData>
            </a:graphic>
          </wp:anchor>
        </w:drawing>
      </w:r>
    </w:p>
    <w:p w:rsidR="007C5775" w:rsidRDefault="007C5775">
      <w:pPr>
        <w:pStyle w:val="a4"/>
        <w:spacing w:line="320" w:lineRule="atLeast"/>
        <w:ind w:firstLine="510"/>
        <w:rPr>
          <w:rFonts w:hAnsi="宋体" w:cs="宋体"/>
          <w:sz w:val="24"/>
          <w:szCs w:val="24"/>
          <w:shd w:val="clear" w:color="auto" w:fill="FFFFFF"/>
        </w:rPr>
      </w:pPr>
    </w:p>
    <w:p w:rsidR="007C5775" w:rsidRDefault="007C5775">
      <w:pPr>
        <w:tabs>
          <w:tab w:val="center" w:pos="3912"/>
        </w:tabs>
        <w:spacing w:line="400" w:lineRule="exact"/>
        <w:ind w:firstLineChars="200" w:firstLine="480"/>
        <w:rPr>
          <w:rFonts w:ascii="宋体" w:hAnsi="宋体" w:cs="宋体"/>
          <w:sz w:val="24"/>
          <w:shd w:val="clear" w:color="auto" w:fill="FFFFFF"/>
        </w:rPr>
      </w:pPr>
    </w:p>
    <w:p w:rsidR="007C5775" w:rsidRDefault="007C5775">
      <w:pPr>
        <w:tabs>
          <w:tab w:val="center" w:pos="3912"/>
        </w:tabs>
        <w:spacing w:line="400" w:lineRule="exact"/>
        <w:rPr>
          <w:rFonts w:ascii="宋体" w:hAnsi="宋体" w:cs="宋体"/>
          <w:b/>
          <w:bCs/>
          <w:sz w:val="24"/>
          <w:shd w:val="clear" w:color="auto" w:fill="FFFFFF"/>
        </w:rPr>
      </w:pPr>
    </w:p>
    <w:p w:rsidR="007C5775" w:rsidRDefault="007C5775">
      <w:pPr>
        <w:tabs>
          <w:tab w:val="center" w:pos="3912"/>
        </w:tabs>
        <w:spacing w:line="400" w:lineRule="exact"/>
        <w:rPr>
          <w:rFonts w:ascii="宋体" w:hAnsi="宋体" w:cs="宋体"/>
          <w:b/>
          <w:bCs/>
          <w:sz w:val="24"/>
          <w:shd w:val="clear" w:color="auto" w:fill="FFFFFF"/>
        </w:rPr>
      </w:pPr>
    </w:p>
    <w:p w:rsidR="007C5775" w:rsidRDefault="007C5775">
      <w:pPr>
        <w:spacing w:line="400" w:lineRule="exact"/>
        <w:rPr>
          <w:rFonts w:ascii="宋体" w:hAnsi="宋体" w:cs="宋体"/>
          <w:sz w:val="24"/>
          <w:shd w:val="clear" w:color="auto" w:fill="FFFFFF"/>
        </w:rPr>
      </w:pPr>
    </w:p>
    <w:p w:rsidR="007C5775" w:rsidRDefault="007C5775">
      <w:pPr>
        <w:spacing w:line="400" w:lineRule="exact"/>
        <w:rPr>
          <w:rFonts w:ascii="宋体" w:hAnsi="宋体" w:cs="宋体"/>
          <w:bCs/>
          <w:sz w:val="24"/>
        </w:rPr>
      </w:pPr>
    </w:p>
    <w:p w:rsidR="007C5775" w:rsidRDefault="007C5775">
      <w:pPr>
        <w:spacing w:line="400" w:lineRule="exact"/>
        <w:jc w:val="center"/>
        <w:rPr>
          <w:rFonts w:ascii="宋体" w:hAnsi="宋体" w:cs="宋体"/>
          <w:sz w:val="24"/>
        </w:rPr>
      </w:pPr>
      <w:r>
        <w:rPr>
          <w:rFonts w:ascii="宋体" w:hAnsi="宋体" w:cs="宋体" w:hint="eastAsia"/>
          <w:bCs/>
          <w:sz w:val="24"/>
        </w:rPr>
        <w:t>图27  金属探测器整体电路图</w:t>
      </w:r>
    </w:p>
    <w:p w:rsidR="007C5775" w:rsidRDefault="007C5775">
      <w:pPr>
        <w:spacing w:line="400" w:lineRule="exact"/>
        <w:ind w:firstLineChars="200" w:firstLine="480"/>
        <w:rPr>
          <w:rFonts w:ascii="宋体" w:hAnsi="宋体" w:cs="宋体"/>
          <w:sz w:val="24"/>
        </w:rPr>
      </w:pPr>
      <w:r>
        <w:rPr>
          <w:rFonts w:ascii="宋体" w:hAnsi="宋体" w:cs="宋体" w:hint="eastAsia"/>
          <w:sz w:val="24"/>
        </w:rPr>
        <w:lastRenderedPageBreak/>
        <w:t>电路工作原理为：</w:t>
      </w:r>
      <w:r w:rsidRPr="00B70E6D">
        <w:rPr>
          <w:rFonts w:ascii="宋体" w:hAnsi="宋体" w:cs="宋体" w:hint="eastAsia"/>
          <w:position w:val="-10"/>
          <w:sz w:val="24"/>
        </w:rPr>
        <w:object w:dxaOrig="280" w:dyaOrig="340">
          <v:shape id="_x0000_i1146" type="#_x0000_t75" style="width:14.4pt;height:17.3pt;mso-position-horizontal-relative:page;mso-position-vertical-relative:page" o:ole="">
            <v:imagedata r:id="rId287" o:title=""/>
          </v:shape>
          <o:OLEObject Type="Embed" ProgID="Equation.3" ShapeID="_x0000_i1146" DrawAspect="Content" ObjectID="_1463350142" r:id="rId288">
            <o:FieldCodes>\* MERGEFORMAT</o:FieldCodes>
          </o:OLEObject>
        </w:object>
      </w:r>
      <w:r>
        <w:rPr>
          <w:rFonts w:ascii="宋体" w:hAnsi="宋体" w:cs="宋体" w:hint="eastAsia"/>
          <w:sz w:val="24"/>
        </w:rPr>
        <w:t>、</w:t>
      </w:r>
      <w:r w:rsidRPr="00B70E6D">
        <w:rPr>
          <w:rFonts w:ascii="宋体" w:hAnsi="宋体" w:cs="宋体" w:hint="eastAsia"/>
          <w:position w:val="-10"/>
          <w:sz w:val="24"/>
        </w:rPr>
        <w:object w:dxaOrig="260" w:dyaOrig="340">
          <v:shape id="_x0000_i1147" type="#_x0000_t75" style="width:12.65pt;height:17.3pt;mso-position-horizontal-relative:page;mso-position-vertical-relative:page" o:ole="">
            <v:imagedata r:id="rId289" o:title=""/>
          </v:shape>
          <o:OLEObject Type="Embed" ProgID="Equation.3" ShapeID="_x0000_i1147" DrawAspect="Content" ObjectID="_1463350143" r:id="rId290">
            <o:FieldCodes>\* MERGEFORMAT</o:FieldCodes>
          </o:OLEObject>
        </w:object>
      </w:r>
      <w:r>
        <w:rPr>
          <w:rFonts w:ascii="宋体" w:hAnsi="宋体" w:cs="宋体" w:hint="eastAsia"/>
          <w:sz w:val="24"/>
        </w:rPr>
        <w:t>、</w:t>
      </w:r>
      <w:r w:rsidRPr="00B70E6D">
        <w:rPr>
          <w:rFonts w:ascii="宋体" w:hAnsi="宋体" w:cs="宋体" w:hint="eastAsia"/>
          <w:position w:val="-10"/>
          <w:sz w:val="24"/>
        </w:rPr>
        <w:object w:dxaOrig="280" w:dyaOrig="340">
          <v:shape id="_x0000_i1148" type="#_x0000_t75" style="width:14.4pt;height:17.3pt;mso-position-horizontal-relative:page;mso-position-vertical-relative:page" o:ole="">
            <v:imagedata r:id="rId291" o:title=""/>
          </v:shape>
          <o:OLEObject Type="Embed" ProgID="Equation.3" ShapeID="_x0000_i1148" DrawAspect="Content" ObjectID="_1463350144" r:id="rId292">
            <o:FieldCodes>\* MERGEFORMAT</o:FieldCodes>
          </o:OLEObject>
        </w:object>
      </w:r>
      <w:r>
        <w:rPr>
          <w:rFonts w:ascii="宋体" w:hAnsi="宋体" w:cs="宋体" w:hint="eastAsia"/>
          <w:sz w:val="24"/>
        </w:rPr>
        <w:t>、</w:t>
      </w:r>
      <w:r w:rsidRPr="00B70E6D">
        <w:rPr>
          <w:rFonts w:ascii="宋体" w:hAnsi="宋体" w:cs="宋体" w:hint="eastAsia"/>
          <w:position w:val="-10"/>
          <w:sz w:val="24"/>
        </w:rPr>
        <w:object w:dxaOrig="301" w:dyaOrig="340">
          <v:shape id="_x0000_i1149" type="#_x0000_t75" style="width:15pt;height:17.3pt;mso-position-horizontal-relative:page;mso-position-vertical-relative:page" o:ole="">
            <v:imagedata r:id="rId293" o:title=""/>
          </v:shape>
          <o:OLEObject Type="Embed" ProgID="Equation.3" ShapeID="_x0000_i1149" DrawAspect="Content" ObjectID="_1463350145" r:id="rId294">
            <o:FieldCodes>\* MERGEFORMAT</o:FieldCodes>
          </o:OLEObject>
        </w:object>
      </w:r>
      <w:r>
        <w:rPr>
          <w:rFonts w:ascii="宋体" w:hAnsi="宋体" w:cs="宋体" w:hint="eastAsia"/>
          <w:sz w:val="24"/>
        </w:rPr>
        <w:t>、</w:t>
      </w:r>
      <w:r w:rsidRPr="00B70E6D">
        <w:rPr>
          <w:rFonts w:ascii="宋体" w:hAnsi="宋体" w:cs="宋体" w:hint="eastAsia"/>
          <w:position w:val="-12"/>
          <w:sz w:val="24"/>
        </w:rPr>
        <w:object w:dxaOrig="301" w:dyaOrig="361">
          <v:shape id="_x0000_i1150" type="#_x0000_t75" style="width:15pt;height:17.85pt;mso-position-horizontal-relative:page;mso-position-vertical-relative:page" o:ole="">
            <v:imagedata r:id="rId295" o:title=""/>
          </v:shape>
          <o:OLEObject Type="Embed" ProgID="Equation.3" ShapeID="_x0000_i1150" DrawAspect="Content" ObjectID="_1463350146" r:id="rId296">
            <o:FieldCodes>\* MERGEFORMAT</o:FieldCodes>
          </o:OLEObject>
        </w:object>
      </w:r>
      <w:r>
        <w:rPr>
          <w:rFonts w:ascii="宋体" w:hAnsi="宋体" w:cs="宋体" w:hint="eastAsia"/>
          <w:sz w:val="24"/>
        </w:rPr>
        <w:t>、</w:t>
      </w:r>
      <w:r w:rsidRPr="00B70E6D">
        <w:rPr>
          <w:rFonts w:ascii="宋体" w:hAnsi="宋体" w:cs="宋体" w:hint="eastAsia"/>
          <w:position w:val="-10"/>
          <w:sz w:val="24"/>
        </w:rPr>
        <w:object w:dxaOrig="280" w:dyaOrig="340">
          <v:shape id="_x0000_i1151" type="#_x0000_t75" style="width:14.4pt;height:17.3pt;mso-position-horizontal-relative:page;mso-position-vertical-relative:page" o:ole="">
            <v:imagedata r:id="rId297" o:title=""/>
          </v:shape>
          <o:OLEObject Type="Embed" ProgID="Equation.3" ShapeID="_x0000_i1151" DrawAspect="Content" ObjectID="_1463350147" r:id="rId298">
            <o:FieldCodes>\* MERGEFORMAT</o:FieldCodes>
          </o:OLEObject>
        </w:object>
      </w:r>
      <w:r>
        <w:rPr>
          <w:rFonts w:ascii="宋体" w:hAnsi="宋体" w:cs="宋体" w:hint="eastAsia"/>
          <w:sz w:val="24"/>
        </w:rPr>
        <w:t>、</w:t>
      </w:r>
      <w:r w:rsidRPr="00B70E6D">
        <w:rPr>
          <w:rFonts w:ascii="宋体" w:hAnsi="宋体" w:cs="宋体" w:hint="eastAsia"/>
          <w:position w:val="-6"/>
          <w:sz w:val="24"/>
        </w:rPr>
        <w:object w:dxaOrig="280" w:dyaOrig="280">
          <v:shape id="_x0000_i1152" type="#_x0000_t75" style="width:14.4pt;height:14.4pt;mso-position-horizontal-relative:page;mso-position-vertical-relative:page" o:ole="">
            <v:imagedata r:id="rId299" o:title=""/>
          </v:shape>
          <o:OLEObject Type="Embed" ProgID="Equation.3" ShapeID="_x0000_i1152" DrawAspect="Content" ObjectID="_1463350148" r:id="rId300">
            <o:FieldCodes>\* MERGEFORMAT</o:FieldCodes>
          </o:OLEObject>
        </w:object>
      </w:r>
      <w:r>
        <w:rPr>
          <w:rFonts w:ascii="宋体" w:hAnsi="宋体" w:cs="宋体" w:hint="eastAsia"/>
          <w:sz w:val="24"/>
        </w:rPr>
        <w:t>组成高频振荡电路，</w:t>
      </w:r>
      <w:r>
        <w:rPr>
          <w:rFonts w:ascii="宋体" w:hAnsi="宋体" w:cs="宋体" w:hint="eastAsia"/>
          <w:sz w:val="24"/>
          <w:shd w:val="clear" w:color="auto" w:fill="FFFFFF"/>
        </w:rPr>
        <w:t>适合的</w:t>
      </w:r>
      <w:r>
        <w:rPr>
          <w:rFonts w:ascii="宋体" w:hAnsi="宋体" w:cs="宋体" w:hint="eastAsia"/>
          <w:bCs/>
          <w:sz w:val="24"/>
        </w:rPr>
        <w:t>振荡级增益可通过电位器W调节得到，适合的振荡增益可使荡器处于临界振荡状态，即刚好使振荡器起振。这里的</w:t>
      </w:r>
      <w:r>
        <w:rPr>
          <w:rFonts w:ascii="宋体" w:hAnsi="宋体" w:cs="宋体" w:hint="eastAsia"/>
          <w:sz w:val="24"/>
        </w:rPr>
        <w:t>检测电路由</w:t>
      </w:r>
      <w:r w:rsidRPr="00B70E6D">
        <w:rPr>
          <w:rFonts w:ascii="宋体" w:hAnsi="宋体" w:cs="宋体" w:hint="eastAsia"/>
          <w:position w:val="-10"/>
          <w:sz w:val="24"/>
        </w:rPr>
        <w:object w:dxaOrig="320" w:dyaOrig="340">
          <v:shape id="_x0000_i1153" type="#_x0000_t75" style="width:16.15pt;height:17.3pt;mso-position-horizontal-relative:page;mso-position-vertical-relative:page" o:ole="">
            <v:imagedata r:id="rId301" o:title=""/>
          </v:shape>
          <o:OLEObject Type="Embed" ProgID="Equation.3" ShapeID="_x0000_i1153" DrawAspect="Content" ObjectID="_1463350149" r:id="rId302">
            <o:FieldCodes>\* MERGEFORMAT</o:FieldCodes>
          </o:OLEObject>
        </w:object>
      </w:r>
      <w:r>
        <w:rPr>
          <w:rFonts w:ascii="宋体" w:hAnsi="宋体" w:cs="宋体" w:hint="eastAsia"/>
          <w:sz w:val="24"/>
        </w:rPr>
        <w:t>、</w:t>
      </w:r>
      <w:r w:rsidRPr="00B70E6D">
        <w:rPr>
          <w:rFonts w:ascii="宋体" w:hAnsi="宋体" w:cs="宋体" w:hint="eastAsia"/>
          <w:position w:val="-12"/>
          <w:sz w:val="24"/>
        </w:rPr>
        <w:object w:dxaOrig="301" w:dyaOrig="361">
          <v:shape id="_x0000_i1154" type="#_x0000_t75" style="width:15pt;height:17.85pt;mso-position-horizontal-relative:page;mso-position-vertical-relative:page" o:ole="">
            <v:imagedata r:id="rId303" o:title=""/>
          </v:shape>
          <o:OLEObject Type="Embed" ProgID="Equation.3" ShapeID="_x0000_i1154" DrawAspect="Content" ObjectID="_1463350150" r:id="rId304">
            <o:FieldCodes>\* MERGEFORMAT</o:FieldCodes>
          </o:OLEObject>
        </w:object>
      </w:r>
      <w:r>
        <w:rPr>
          <w:rFonts w:ascii="宋体" w:hAnsi="宋体" w:cs="宋体" w:hint="eastAsia"/>
          <w:sz w:val="24"/>
        </w:rPr>
        <w:t>组成，电路正常振荡时，振荡电压超过0.6V时,</w:t>
      </w:r>
      <w:r w:rsidRPr="00B70E6D">
        <w:rPr>
          <w:rFonts w:ascii="宋体" w:hAnsi="宋体" w:cs="宋体" w:hint="eastAsia"/>
          <w:position w:val="-10"/>
          <w:sz w:val="24"/>
        </w:rPr>
        <w:object w:dxaOrig="320" w:dyaOrig="340">
          <v:shape id="_x0000_i1155" type="#_x0000_t75" style="width:16.15pt;height:17.3pt;mso-position-horizontal-relative:page;mso-position-vertical-relative:page" o:ole="">
            <v:imagedata r:id="rId301" o:title=""/>
          </v:shape>
          <o:OLEObject Type="Embed" ProgID="Equation.3" ShapeID="_x0000_i1155" DrawAspect="Content" ObjectID="_1463350151" r:id="rId305">
            <o:FieldCodes>\* MERGEFORMAT</o:FieldCodes>
          </o:OLEObject>
        </w:object>
      </w:r>
      <w:r>
        <w:rPr>
          <w:rFonts w:ascii="宋体" w:hAnsi="宋体" w:cs="宋体" w:hint="eastAsia"/>
          <w:sz w:val="24"/>
        </w:rPr>
        <w:t>就会在负半周导通使</w:t>
      </w:r>
      <w:r w:rsidRPr="00B70E6D">
        <w:rPr>
          <w:rFonts w:ascii="宋体" w:hAnsi="宋体" w:cs="宋体" w:hint="eastAsia"/>
          <w:position w:val="-10"/>
          <w:sz w:val="24"/>
        </w:rPr>
        <w:object w:dxaOrig="301" w:dyaOrig="340">
          <v:shape id="_x0000_i1156" type="#_x0000_t75" style="width:15pt;height:17.3pt;mso-position-horizontal-relative:page;mso-position-vertical-relative:page" o:ole="">
            <v:imagedata r:id="rId306" o:title=""/>
          </v:shape>
          <o:OLEObject Type="Embed" ProgID="Equation.3" ShapeID="_x0000_i1156" DrawAspect="Content" ObjectID="_1463350152" r:id="rId307">
            <o:FieldCodes>\* MERGEFORMAT</o:FieldCodes>
          </o:OLEObject>
        </w:object>
      </w:r>
      <w:r>
        <w:rPr>
          <w:rFonts w:ascii="宋体" w:hAnsi="宋体" w:cs="宋体" w:hint="eastAsia"/>
          <w:sz w:val="24"/>
        </w:rPr>
        <w:t>放电短路，这样可让</w:t>
      </w:r>
      <w:r w:rsidRPr="00B70E6D">
        <w:rPr>
          <w:rFonts w:ascii="宋体" w:hAnsi="宋体" w:cs="宋体" w:hint="eastAsia"/>
          <w:position w:val="-12"/>
          <w:sz w:val="24"/>
        </w:rPr>
        <w:object w:dxaOrig="301" w:dyaOrig="361">
          <v:shape id="_x0000_i1157" type="#_x0000_t75" style="width:15pt;height:17.85pt;mso-position-horizontal-relative:page;mso-position-vertical-relative:page" o:ole="">
            <v:imagedata r:id="rId308" o:title=""/>
          </v:shape>
          <o:OLEObject Type="Embed" ProgID="Equation.3" ShapeID="_x0000_i1157" DrawAspect="Content" ObjectID="_1463350153" r:id="rId309">
            <o:FieldCodes>\* MERGEFORMAT</o:FieldCodes>
          </o:OLEObject>
        </w:object>
      </w:r>
      <w:r>
        <w:rPr>
          <w:rFonts w:ascii="宋体" w:hAnsi="宋体" w:cs="宋体" w:hint="eastAsia"/>
          <w:sz w:val="24"/>
        </w:rPr>
        <w:t>截止；当金属物体靠近探测线圈</w:t>
      </w:r>
      <w:r w:rsidRPr="00B70E6D">
        <w:rPr>
          <w:rFonts w:ascii="宋体" w:hAnsi="宋体" w:cs="宋体" w:hint="eastAsia"/>
          <w:position w:val="-10"/>
          <w:sz w:val="24"/>
        </w:rPr>
        <w:object w:dxaOrig="260" w:dyaOrig="340">
          <v:shape id="_x0000_i1158" type="#_x0000_t75" style="width:12.65pt;height:17.3pt;mso-position-horizontal-relative:page;mso-position-vertical-relative:page" o:ole="">
            <v:imagedata r:id="rId310" o:title=""/>
          </v:shape>
          <o:OLEObject Type="Embed" ProgID="Equation.3" ShapeID="_x0000_i1158" DrawAspect="Content" ObjectID="_1463350154" r:id="rId311">
            <o:FieldCodes>\* MERGEFORMAT</o:FieldCodes>
          </o:OLEObject>
        </w:object>
      </w:r>
      <w:r>
        <w:rPr>
          <w:rFonts w:ascii="宋体" w:hAnsi="宋体" w:cs="宋体" w:hint="eastAsia"/>
          <w:sz w:val="24"/>
        </w:rPr>
        <w:t>时，金属导体中会产生涡电流，导致振荡回路中的能量损耗增大，正反馈减弱，从而使处于临界状态的振荡器振荡减弱，甚至无法维持振荡所需的最低能量导致不再进行振荡，使</w:t>
      </w:r>
      <w:r w:rsidRPr="00B70E6D">
        <w:rPr>
          <w:rFonts w:ascii="宋体" w:hAnsi="宋体" w:cs="宋体" w:hint="eastAsia"/>
          <w:position w:val="-10"/>
          <w:sz w:val="24"/>
        </w:rPr>
        <w:object w:dxaOrig="320" w:dyaOrig="340">
          <v:shape id="_x0000_i1159" type="#_x0000_t75" style="width:16.15pt;height:17.3pt;mso-position-horizontal-relative:page;mso-position-vertical-relative:page" o:ole="">
            <v:imagedata r:id="rId312" o:title=""/>
          </v:shape>
          <o:OLEObject Type="Embed" ProgID="Equation.3" ShapeID="_x0000_i1159" DrawAspect="Content" ObjectID="_1463350155" r:id="rId313">
            <o:FieldCodes>\* MERGEFORMAT</o:FieldCodes>
          </o:OLEObject>
        </w:object>
      </w:r>
      <w:r>
        <w:rPr>
          <w:rFonts w:ascii="宋体" w:hAnsi="宋体" w:cs="宋体" w:hint="eastAsia"/>
          <w:sz w:val="24"/>
        </w:rPr>
        <w:t>截止，</w:t>
      </w:r>
      <w:r w:rsidRPr="00B70E6D">
        <w:rPr>
          <w:rFonts w:ascii="宋体" w:hAnsi="宋体" w:cs="宋体" w:hint="eastAsia"/>
          <w:position w:val="-10"/>
          <w:sz w:val="24"/>
        </w:rPr>
        <w:object w:dxaOrig="301" w:dyaOrig="340">
          <v:shape id="_x0000_i1160" type="#_x0000_t75" style="width:15pt;height:17.3pt;mso-position-horizontal-relative:page;mso-position-vertical-relative:page" o:ole="">
            <v:imagedata r:id="rId314" o:title=""/>
          </v:shape>
          <o:OLEObject Type="Embed" ProgID="Equation.3" ShapeID="_x0000_i1160" DrawAspect="Content" ObjectID="_1463350156" r:id="rId315">
            <o:FieldCodes>\* MERGEFORMAT</o:FieldCodes>
          </o:OLEObject>
        </w:object>
      </w:r>
      <w:r>
        <w:rPr>
          <w:rFonts w:ascii="宋体" w:hAnsi="宋体" w:cs="宋体" w:hint="eastAsia"/>
          <w:sz w:val="24"/>
        </w:rPr>
        <w:t>给</w:t>
      </w:r>
      <w:r w:rsidRPr="00B70E6D">
        <w:rPr>
          <w:rFonts w:ascii="宋体" w:hAnsi="宋体" w:cs="宋体" w:hint="eastAsia"/>
          <w:position w:val="-10"/>
          <w:sz w:val="24"/>
        </w:rPr>
        <w:object w:dxaOrig="301" w:dyaOrig="340">
          <v:shape id="_x0000_i1161" type="#_x0000_t75" style="width:15pt;height:17.3pt;mso-position-horizontal-relative:page;mso-position-vertical-relative:page" o:ole="">
            <v:imagedata r:id="rId316" o:title=""/>
          </v:shape>
          <o:OLEObject Type="Embed" ProgID="Equation.3" ShapeID="_x0000_i1161" DrawAspect="Content" ObjectID="_1463350157" r:id="rId317">
            <o:FieldCodes>\* MERGEFORMAT</o:FieldCodes>
          </o:OLEObject>
        </w:object>
      </w:r>
      <w:r>
        <w:rPr>
          <w:rFonts w:ascii="宋体" w:hAnsi="宋体" w:cs="宋体" w:hint="eastAsia"/>
          <w:sz w:val="24"/>
        </w:rPr>
        <w:t>充电，</w:t>
      </w:r>
      <w:r w:rsidRPr="00B70E6D">
        <w:rPr>
          <w:rFonts w:ascii="宋体" w:hAnsi="宋体" w:cs="宋体" w:hint="eastAsia"/>
          <w:position w:val="-12"/>
          <w:sz w:val="24"/>
        </w:rPr>
        <w:object w:dxaOrig="301" w:dyaOrig="361">
          <v:shape id="_x0000_i1162" type="#_x0000_t75" style="width:15pt;height:17.85pt;mso-position-horizontal-relative:page;mso-position-vertical-relative:page" o:ole="">
            <v:imagedata r:id="rId318" o:title=""/>
          </v:shape>
          <o:OLEObject Type="Embed" ProgID="Equation.3" ShapeID="_x0000_i1162" DrawAspect="Content" ObjectID="_1463350158" r:id="rId319">
            <o:FieldCodes>\* MERGEFORMAT</o:FieldCodes>
          </o:OLEObject>
        </w:object>
      </w:r>
      <w:r>
        <w:rPr>
          <w:rFonts w:ascii="宋体" w:hAnsi="宋体" w:cs="宋体" w:hint="eastAsia"/>
          <w:sz w:val="24"/>
        </w:rPr>
        <w:t>导通，使蜂鸣器和发光二极管动作。根据它们的动作情况，就可以判定金属物体是否在探测线圈下面。</w:t>
      </w:r>
    </w:p>
    <w:p w:rsidR="007C5775" w:rsidRDefault="007C5775">
      <w:pPr>
        <w:spacing w:line="400" w:lineRule="exact"/>
        <w:rPr>
          <w:rFonts w:ascii="黑体" w:eastAsia="黑体" w:hAnsi="黑体" w:cs="黑体"/>
          <w:sz w:val="28"/>
          <w:szCs w:val="28"/>
        </w:rPr>
      </w:pPr>
    </w:p>
    <w:p w:rsidR="007C5775" w:rsidRDefault="007C5775">
      <w:pPr>
        <w:spacing w:line="400" w:lineRule="exact"/>
        <w:outlineLvl w:val="1"/>
        <w:rPr>
          <w:rFonts w:ascii="黑体" w:eastAsia="黑体" w:hAnsi="黑体" w:cs="黑体"/>
          <w:sz w:val="28"/>
          <w:szCs w:val="28"/>
        </w:rPr>
      </w:pPr>
      <w:bookmarkStart w:id="180" w:name="_Toc30591"/>
      <w:bookmarkStart w:id="181" w:name="_Toc4529"/>
      <w:r>
        <w:rPr>
          <w:rFonts w:ascii="黑体" w:eastAsia="黑体" w:hAnsi="黑体" w:cs="黑体" w:hint="eastAsia"/>
          <w:sz w:val="28"/>
          <w:szCs w:val="28"/>
        </w:rPr>
        <w:t>3.5  STM32进行信号处理</w:t>
      </w:r>
      <w:bookmarkEnd w:id="180"/>
      <w:bookmarkEnd w:id="181"/>
    </w:p>
    <w:p w:rsidR="007C5775" w:rsidRDefault="007C5775">
      <w:pPr>
        <w:spacing w:line="400" w:lineRule="exact"/>
        <w:ind w:firstLineChars="200" w:firstLine="480"/>
        <w:rPr>
          <w:rFonts w:ascii="宋体" w:hAnsi="宋体" w:cs="宋体"/>
          <w:sz w:val="24"/>
        </w:rPr>
      </w:pPr>
      <w:r>
        <w:rPr>
          <w:rFonts w:ascii="宋体" w:hAnsi="宋体" w:cs="宋体" w:hint="eastAsia"/>
          <w:sz w:val="24"/>
        </w:rPr>
        <w:t>这里讲前面探测水管、通电电线、金属的三个探测模块得到的信号，送给STM32单片机进行处理，让单片机显示被探测目标的所在位置。</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rPr>
        <w:t>这里选用STM32单片机而不选用51单片机的原因是，STM32单片机程序都是模块化的，借口相对简单些，因为它自身</w:t>
      </w:r>
      <w:r>
        <w:rPr>
          <w:rFonts w:ascii="宋体" w:hAnsi="宋体" w:cs="宋体" w:hint="eastAsia"/>
          <w:sz w:val="24"/>
          <w:shd w:val="clear" w:color="auto" w:fill="FFFFFF"/>
        </w:rPr>
        <w:t>带好多功能，工作速度也快。而51的自身功能少,需要外围元件多。</w:t>
      </w:r>
    </w:p>
    <w:p w:rsidR="007C5775" w:rsidRDefault="007C5775" w:rsidP="00962466">
      <w:pPr>
        <w:spacing w:beforeLines="10" w:afterLines="10" w:line="400" w:lineRule="exact"/>
        <w:outlineLvl w:val="2"/>
        <w:rPr>
          <w:rFonts w:ascii="宋体" w:hAnsi="宋体" w:cs="宋体"/>
          <w:b/>
          <w:bCs/>
          <w:sz w:val="24"/>
          <w:shd w:val="clear" w:color="auto" w:fill="FFFFFF"/>
        </w:rPr>
      </w:pPr>
      <w:bookmarkStart w:id="182" w:name="_Toc23970"/>
      <w:bookmarkStart w:id="183" w:name="_Toc20135"/>
      <w:r>
        <w:rPr>
          <w:rFonts w:ascii="宋体" w:hAnsi="宋体" w:cs="宋体" w:hint="eastAsia"/>
          <w:b/>
          <w:bCs/>
          <w:sz w:val="24"/>
          <w:shd w:val="clear" w:color="auto" w:fill="FFFFFF"/>
        </w:rPr>
        <w:t xml:space="preserve">3.5.1 </w:t>
      </w:r>
      <w:r>
        <w:rPr>
          <w:rFonts w:ascii="宋体" w:hAnsi="宋体" w:cs="宋体" w:hint="eastAsia"/>
          <w:b/>
          <w:bCs/>
          <w:sz w:val="24"/>
        </w:rPr>
        <w:t>STM32简介</w:t>
      </w:r>
      <w:bookmarkEnd w:id="182"/>
      <w:bookmarkEnd w:id="183"/>
    </w:p>
    <w:p w:rsidR="007C5775" w:rsidRDefault="007C5775" w:rsidP="00962466">
      <w:pPr>
        <w:autoSpaceDN w:val="0"/>
        <w:spacing w:beforeLines="10" w:afterLines="10" w:line="400" w:lineRule="exact"/>
        <w:ind w:firstLineChars="200" w:firstLine="480"/>
        <w:rPr>
          <w:rFonts w:ascii="宋体" w:hAnsi="宋体"/>
          <w:sz w:val="24"/>
        </w:rPr>
      </w:pPr>
      <w:r>
        <w:rPr>
          <w:rFonts w:ascii="宋体" w:hAnsi="宋体"/>
          <w:sz w:val="24"/>
        </w:rPr>
        <w:t>Cortex-M3结构的</w:t>
      </w:r>
      <w:r>
        <w:rPr>
          <w:rFonts w:ascii="宋体" w:hAnsi="宋体" w:hint="eastAsia"/>
          <w:sz w:val="24"/>
        </w:rPr>
        <w:t>STM32是</w:t>
      </w:r>
      <w:r>
        <w:rPr>
          <w:rFonts w:ascii="宋体" w:hAnsi="宋体"/>
          <w:sz w:val="24"/>
        </w:rPr>
        <w:t>32位</w:t>
      </w:r>
      <w:r>
        <w:rPr>
          <w:rFonts w:ascii="宋体" w:hAnsi="宋体" w:hint="eastAsia"/>
          <w:sz w:val="24"/>
        </w:rPr>
        <w:t>的低功耗微处理器，由意法公司开发的自带SPI和IIC通信模式，拥有丰富的IO引脚，这对于需要许多引脚的实验提供了便利。STM32适用于要求能耗使用低、处理性能强、芯片的实时性效果好、价格低廉的嵌入式场合。STM32同时还具备集中程度高和方便开发的优点。</w:t>
      </w:r>
      <w:r>
        <w:rPr>
          <w:rFonts w:ascii="宋体" w:hAnsi="宋体"/>
          <w:sz w:val="24"/>
        </w:rPr>
        <w:t>STM32系列给微处理器使用者</w:t>
      </w:r>
      <w:r>
        <w:rPr>
          <w:rFonts w:ascii="宋体" w:hAnsi="宋体" w:hint="eastAsia"/>
          <w:sz w:val="24"/>
        </w:rPr>
        <w:t>提供</w:t>
      </w:r>
      <w:r>
        <w:rPr>
          <w:rFonts w:ascii="宋体" w:hAnsi="宋体"/>
          <w:sz w:val="24"/>
        </w:rPr>
        <w:t>了广阔的开发空间</w:t>
      </w:r>
      <w:r>
        <w:rPr>
          <w:rFonts w:ascii="宋体" w:hAnsi="宋体" w:hint="eastAsia"/>
          <w:sz w:val="24"/>
        </w:rPr>
        <w:t>。其内核具有以下几个特点：</w:t>
      </w:r>
    </w:p>
    <w:p w:rsidR="007C5775" w:rsidRDefault="007C5775" w:rsidP="00891EE3">
      <w:pPr>
        <w:autoSpaceDN w:val="0"/>
        <w:spacing w:beforeLines="10" w:afterLines="10" w:line="400" w:lineRule="exact"/>
        <w:ind w:firstLineChars="200" w:firstLine="480"/>
        <w:rPr>
          <w:rFonts w:ascii="宋体" w:hAnsi="宋体"/>
          <w:sz w:val="24"/>
        </w:rPr>
        <w:pPrChange w:id="184" w:author="Sky123.Org" w:date="2014-06-04T00:57:00Z">
          <w:pPr>
            <w:autoSpaceDN w:val="0"/>
            <w:spacing w:beforeLines="10" w:afterLines="10" w:line="400" w:lineRule="exact"/>
            <w:ind w:firstLineChars="200" w:firstLine="480"/>
          </w:pPr>
        </w:pPrChange>
      </w:pPr>
      <w:r>
        <w:rPr>
          <w:rFonts w:ascii="宋体" w:hAnsi="宋体"/>
          <w:sz w:val="24"/>
        </w:rPr>
        <w:t>（1）具有哈佛的三级流水线内核，具有分支预测、单周期乘法、硬件除法等功能特性，可达 1.25DMIPS/MHZ，功耗仅有 0.19mW/MHZ。</w:t>
      </w:r>
      <w:r>
        <w:rPr>
          <w:rFonts w:ascii="宋体" w:hAnsi="宋体" w:hint="eastAsia"/>
          <w:sz w:val="24"/>
        </w:rPr>
        <w:t xml:space="preserve">    </w:t>
      </w:r>
    </w:p>
    <w:p w:rsidR="007C5775" w:rsidRDefault="007C5775" w:rsidP="00891EE3">
      <w:pPr>
        <w:autoSpaceDN w:val="0"/>
        <w:spacing w:beforeLines="10" w:afterLines="10" w:line="400" w:lineRule="exact"/>
        <w:ind w:firstLineChars="200" w:firstLine="480"/>
        <w:rPr>
          <w:rFonts w:ascii="宋体" w:hAnsi="宋体"/>
          <w:sz w:val="24"/>
        </w:rPr>
        <w:pPrChange w:id="185" w:author="Sky123.Org" w:date="2014-06-04T00:57:00Z">
          <w:pPr>
            <w:autoSpaceDN w:val="0"/>
            <w:spacing w:beforeLines="10" w:afterLines="10" w:line="400" w:lineRule="exact"/>
            <w:ind w:firstLineChars="200" w:firstLine="480"/>
          </w:pPr>
        </w:pPrChange>
      </w:pPr>
      <w:r>
        <w:rPr>
          <w:rFonts w:ascii="宋体" w:hAnsi="宋体"/>
          <w:sz w:val="24"/>
        </w:rPr>
        <w:t>（2）采用的 Thumb-2 指令集</w:t>
      </w:r>
      <w:r>
        <w:rPr>
          <w:rFonts w:ascii="宋体" w:hAnsi="宋体" w:hint="eastAsia"/>
          <w:sz w:val="24"/>
        </w:rPr>
        <w:t>，省去了</w:t>
      </w:r>
      <w:r>
        <w:rPr>
          <w:rFonts w:ascii="宋体" w:hAnsi="宋体"/>
          <w:sz w:val="24"/>
        </w:rPr>
        <w:t>ARM 代码和 Thumb 代码</w:t>
      </w:r>
      <w:r>
        <w:rPr>
          <w:rFonts w:ascii="宋体" w:hAnsi="宋体" w:hint="eastAsia"/>
          <w:sz w:val="24"/>
        </w:rPr>
        <w:t>相互转化的麻烦，调高了指令的效率和性能。</w:t>
      </w:r>
      <w:r>
        <w:rPr>
          <w:rFonts w:ascii="宋体" w:hAnsi="宋体"/>
          <w:sz w:val="24"/>
        </w:rPr>
        <w:t>Thumb-2 指令集具有 16 位指令的代码密度，但却拥有着 32 位指令的性能，</w:t>
      </w:r>
      <w:r>
        <w:rPr>
          <w:rFonts w:ascii="宋体" w:hAnsi="宋体" w:hint="eastAsia"/>
          <w:sz w:val="24"/>
        </w:rPr>
        <w:t>实用</w:t>
      </w:r>
      <w:r>
        <w:rPr>
          <w:rFonts w:ascii="宋体" w:hAnsi="宋体"/>
          <w:sz w:val="24"/>
        </w:rPr>
        <w:t>C 语言</w:t>
      </w:r>
      <w:r>
        <w:rPr>
          <w:rFonts w:ascii="宋体" w:hAnsi="宋体" w:hint="eastAsia"/>
          <w:sz w:val="24"/>
        </w:rPr>
        <w:t>作为</w:t>
      </w:r>
      <w:r>
        <w:rPr>
          <w:rFonts w:ascii="宋体" w:hAnsi="宋体"/>
          <w:sz w:val="24"/>
        </w:rPr>
        <w:t>底层代码，</w:t>
      </w:r>
      <w:r>
        <w:rPr>
          <w:rFonts w:ascii="宋体" w:hAnsi="宋体" w:hint="eastAsia"/>
          <w:sz w:val="24"/>
        </w:rPr>
        <w:t>使编译过程得到简化。</w:t>
      </w:r>
    </w:p>
    <w:p w:rsidR="007C5775" w:rsidRDefault="007C5775" w:rsidP="00891EE3">
      <w:pPr>
        <w:numPr>
          <w:ilvl w:val="0"/>
          <w:numId w:val="16"/>
        </w:numPr>
        <w:autoSpaceDN w:val="0"/>
        <w:spacing w:beforeLines="10" w:afterLines="10" w:line="400" w:lineRule="exact"/>
        <w:ind w:firstLineChars="200" w:firstLine="480"/>
        <w:rPr>
          <w:rFonts w:ascii="宋体" w:hAnsi="宋体"/>
          <w:sz w:val="24"/>
        </w:rPr>
        <w:pPrChange w:id="186" w:author="Sky123.Org" w:date="2014-06-04T00:57:00Z">
          <w:pPr>
            <w:numPr>
              <w:numId w:val="16"/>
            </w:numPr>
            <w:autoSpaceDN w:val="0"/>
            <w:spacing w:beforeLines="10" w:afterLines="10" w:line="400" w:lineRule="exact"/>
            <w:ind w:firstLineChars="200" w:firstLine="480"/>
          </w:pPr>
        </w:pPrChange>
      </w:pPr>
      <w:r>
        <w:rPr>
          <w:rFonts w:ascii="宋体" w:hAnsi="宋体"/>
          <w:sz w:val="24"/>
        </w:rPr>
        <w:t>NVIC 可实现 240 个中断， 256 个优先级。</w:t>
      </w:r>
      <w:r>
        <w:rPr>
          <w:rFonts w:ascii="宋体" w:hAnsi="宋体" w:hint="eastAsia"/>
          <w:sz w:val="24"/>
        </w:rPr>
        <w:t>这使得它拥有中断</w:t>
      </w:r>
      <w:r>
        <w:rPr>
          <w:rFonts w:ascii="宋体" w:hAnsi="宋体" w:hint="eastAsia"/>
          <w:sz w:val="24"/>
        </w:rPr>
        <w:lastRenderedPageBreak/>
        <w:t>响应速度更快，只需要6个CPU周期就可以唤醒低功耗模式的特点。</w:t>
      </w:r>
    </w:p>
    <w:p w:rsidR="007C5775" w:rsidRDefault="007C5775" w:rsidP="00891EE3">
      <w:pPr>
        <w:numPr>
          <w:ilvl w:val="0"/>
          <w:numId w:val="16"/>
        </w:numPr>
        <w:autoSpaceDN w:val="0"/>
        <w:spacing w:beforeLines="10" w:afterLines="10" w:line="400" w:lineRule="exact"/>
        <w:ind w:firstLineChars="200" w:firstLine="480"/>
        <w:rPr>
          <w:rFonts w:ascii="宋体" w:hAnsi="宋体"/>
          <w:sz w:val="24"/>
        </w:rPr>
        <w:pPrChange w:id="187" w:author="Sky123.Org" w:date="2014-06-04T00:57:00Z">
          <w:pPr>
            <w:numPr>
              <w:numId w:val="16"/>
            </w:numPr>
            <w:autoSpaceDN w:val="0"/>
            <w:spacing w:beforeLines="10" w:afterLines="10" w:line="400" w:lineRule="exact"/>
            <w:ind w:firstLineChars="200" w:firstLine="480"/>
          </w:pPr>
        </w:pPrChange>
      </w:pPr>
      <w:r>
        <w:rPr>
          <w:rFonts w:ascii="宋体" w:hAnsi="宋体"/>
          <w:sz w:val="24"/>
        </w:rPr>
        <w:t>具有存储器保护功能，作为 Cortex-M3 可选模块的 MPU，灵活定义存储区的访问权限。</w:t>
      </w:r>
    </w:p>
    <w:p w:rsidR="007C5775" w:rsidRDefault="007C5775" w:rsidP="00891EE3">
      <w:pPr>
        <w:numPr>
          <w:ilvl w:val="0"/>
          <w:numId w:val="16"/>
        </w:numPr>
        <w:autoSpaceDN w:val="0"/>
        <w:spacing w:beforeLines="10" w:afterLines="10" w:line="400" w:lineRule="exact"/>
        <w:ind w:firstLineChars="200" w:firstLine="480"/>
        <w:rPr>
          <w:rFonts w:ascii="宋体" w:hAnsi="宋体"/>
          <w:sz w:val="24"/>
        </w:rPr>
        <w:pPrChange w:id="188" w:author="Sky123.Org" w:date="2014-06-04T00:57:00Z">
          <w:pPr>
            <w:numPr>
              <w:numId w:val="16"/>
            </w:numPr>
            <w:autoSpaceDN w:val="0"/>
            <w:spacing w:beforeLines="10" w:afterLines="10" w:line="400" w:lineRule="exact"/>
            <w:ind w:firstLineChars="200" w:firstLine="480"/>
          </w:pPr>
        </w:pPrChange>
      </w:pPr>
      <w:r>
        <w:rPr>
          <w:rFonts w:ascii="宋体" w:hAnsi="宋体"/>
          <w:sz w:val="24"/>
        </w:rPr>
        <w:t>具有 ARM   Coresight 调试跟踪体系结构串行 JTAG调试端口，或串行线调试端口可以使用 DAP 端口，即调试访问端口 。可实现低成本跟踪调试。</w:t>
      </w:r>
    </w:p>
    <w:p w:rsidR="007C5775" w:rsidRDefault="00E0132A" w:rsidP="00891EE3">
      <w:pPr>
        <w:autoSpaceDN w:val="0"/>
        <w:spacing w:beforeLines="10" w:afterLines="10" w:line="400" w:lineRule="exact"/>
        <w:ind w:firstLineChars="175" w:firstLine="420"/>
        <w:rPr>
          <w:rFonts w:ascii="宋体" w:hAnsi="宋体"/>
          <w:sz w:val="24"/>
        </w:rPr>
        <w:pPrChange w:id="189" w:author="Sky123.Org" w:date="2014-06-04T00:57:00Z">
          <w:pPr>
            <w:autoSpaceDN w:val="0"/>
            <w:spacing w:beforeLines="10" w:afterLines="10" w:line="400" w:lineRule="exact"/>
            <w:ind w:firstLineChars="175" w:firstLine="420"/>
          </w:pPr>
        </w:pPrChange>
      </w:pPr>
      <w:r>
        <w:rPr>
          <w:rFonts w:ascii="宋体" w:hAnsi="宋体" w:hint="eastAsia"/>
          <w:noProof/>
          <w:sz w:val="24"/>
        </w:rPr>
        <w:drawing>
          <wp:anchor distT="0" distB="0" distL="114300" distR="114300" simplePos="0" relativeHeight="251688960" behindDoc="0" locked="0" layoutInCell="1" allowOverlap="1">
            <wp:simplePos x="0" y="0"/>
            <wp:positionH relativeFrom="page">
              <wp:posOffset>1075055</wp:posOffset>
            </wp:positionH>
            <wp:positionV relativeFrom="page">
              <wp:posOffset>2237740</wp:posOffset>
            </wp:positionV>
            <wp:extent cx="4522470" cy="3416935"/>
            <wp:effectExtent l="19050" t="0" r="0" b="0"/>
            <wp:wrapNone/>
            <wp:docPr id="34" name="图片 34" descr="QQ图片2014052316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QQ图片20140523160207"/>
                    <pic:cNvPicPr>
                      <a:picLocks noChangeAspect="1" noChangeArrowheads="1"/>
                    </pic:cNvPicPr>
                  </pic:nvPicPr>
                  <pic:blipFill>
                    <a:blip r:embed="rId320"/>
                    <a:srcRect/>
                    <a:stretch>
                      <a:fillRect/>
                    </a:stretch>
                  </pic:blipFill>
                  <pic:spPr bwMode="auto">
                    <a:xfrm>
                      <a:off x="0" y="0"/>
                      <a:ext cx="4522470" cy="3416935"/>
                    </a:xfrm>
                    <a:prstGeom prst="rect">
                      <a:avLst/>
                    </a:prstGeom>
                    <a:noFill/>
                    <a:ln w="9525">
                      <a:noFill/>
                      <a:miter lim="800000"/>
                      <a:headEnd/>
                      <a:tailEnd/>
                    </a:ln>
                  </pic:spPr>
                </pic:pic>
              </a:graphicData>
            </a:graphic>
          </wp:anchor>
        </w:drawing>
      </w:r>
      <w:r w:rsidR="007C5775">
        <w:rPr>
          <w:rFonts w:ascii="宋体" w:hAnsi="宋体" w:hint="eastAsia"/>
          <w:sz w:val="24"/>
        </w:rPr>
        <w:t xml:space="preserve"> </w:t>
      </w:r>
      <w:r w:rsidR="007C5775">
        <w:rPr>
          <w:rFonts w:ascii="宋体" w:hAnsi="宋体"/>
          <w:sz w:val="24"/>
        </w:rPr>
        <w:t>（6）优化的功耗设计，运行模式下消耗电流 27mA;待机时耗电值仅2pA;具有2.0-3.6V 的低电压工作能力。STM32F103RBT6微控制器的工作频率最高可达72MHz，内置有高速存储器拥有 128K FLASH  、 20KSRAM  、 2个 SPI、3 个串口、1 个 USB  、1 个 CAN、2 个 12 位的 ADC、RTC  、51 个可用  I/O  口。系统结构图</w:t>
      </w:r>
      <w:r w:rsidR="007C5775">
        <w:rPr>
          <w:rFonts w:ascii="宋体" w:hAnsi="宋体" w:hint="eastAsia"/>
          <w:sz w:val="24"/>
        </w:rPr>
        <w:t>见图28：</w:t>
      </w:r>
    </w:p>
    <w:p w:rsidR="007C5775" w:rsidRDefault="007C5775">
      <w:pPr>
        <w:autoSpaceDN w:val="0"/>
        <w:spacing w:beforeAutospacing="1" w:afterAutospacing="1"/>
        <w:jc w:val="center"/>
        <w:rPr>
          <w:rFonts w:ascii="宋体" w:hAnsi="宋体"/>
          <w:sz w:val="24"/>
        </w:rPr>
      </w:pPr>
    </w:p>
    <w:p w:rsidR="007C5775" w:rsidRDefault="007C5775">
      <w:pPr>
        <w:autoSpaceDN w:val="0"/>
        <w:spacing w:beforeAutospacing="1" w:afterAutospacing="1"/>
        <w:jc w:val="center"/>
      </w:pPr>
      <w:r>
        <w:rPr>
          <w:rFonts w:ascii="宋体" w:hAnsi="宋体" w:hint="eastAsia"/>
          <w:sz w:val="24"/>
        </w:rPr>
        <w:t>图28  STM32</w:t>
      </w:r>
      <w:r>
        <w:rPr>
          <w:rFonts w:ascii="宋体" w:hAnsi="宋体"/>
          <w:sz w:val="24"/>
        </w:rPr>
        <w:t>系统结构图</w:t>
      </w:r>
    </w:p>
    <w:p w:rsidR="007C5775" w:rsidRDefault="007C5775">
      <w:pPr>
        <w:autoSpaceDN w:val="0"/>
        <w:spacing w:beforeAutospacing="1" w:afterAutospacing="1"/>
        <w:rPr>
          <w:rFonts w:ascii="宋体" w:hAnsi="宋体"/>
          <w:sz w:val="24"/>
        </w:rPr>
      </w:pPr>
    </w:p>
    <w:p w:rsidR="007C5775" w:rsidRDefault="007C5775">
      <w:pPr>
        <w:autoSpaceDN w:val="0"/>
        <w:spacing w:beforeAutospacing="1" w:afterAutospacing="1"/>
        <w:rPr>
          <w:rFonts w:ascii="宋体" w:hAnsi="宋体"/>
          <w:sz w:val="24"/>
        </w:rPr>
      </w:pPr>
    </w:p>
    <w:p w:rsidR="007C5775" w:rsidRDefault="007C5775">
      <w:pPr>
        <w:autoSpaceDN w:val="0"/>
        <w:spacing w:beforeAutospacing="1" w:afterAutospacing="1"/>
        <w:rPr>
          <w:rFonts w:ascii="宋体" w:hAnsi="宋体"/>
          <w:sz w:val="24"/>
        </w:rPr>
      </w:pPr>
    </w:p>
    <w:p w:rsidR="007C5775" w:rsidRDefault="007C5775">
      <w:pPr>
        <w:autoSpaceDN w:val="0"/>
        <w:spacing w:beforeAutospacing="1" w:afterAutospacing="1"/>
        <w:rPr>
          <w:rFonts w:ascii="宋体" w:hAnsi="宋体"/>
          <w:sz w:val="24"/>
        </w:rPr>
      </w:pPr>
    </w:p>
    <w:p w:rsidR="007C5775" w:rsidRDefault="007C5775">
      <w:pPr>
        <w:autoSpaceDN w:val="0"/>
        <w:spacing w:beforeAutospacing="1" w:afterAutospacing="1"/>
        <w:rPr>
          <w:rFonts w:ascii="宋体" w:hAnsi="宋体"/>
          <w:sz w:val="24"/>
        </w:rPr>
      </w:pPr>
    </w:p>
    <w:p w:rsidR="007C5775" w:rsidRDefault="007C5775">
      <w:pPr>
        <w:autoSpaceDN w:val="0"/>
        <w:spacing w:beforeAutospacing="1" w:afterAutospacing="1"/>
        <w:rPr>
          <w:rFonts w:ascii="宋体" w:hAnsi="宋体"/>
          <w:sz w:val="24"/>
        </w:rPr>
      </w:pPr>
    </w:p>
    <w:p w:rsidR="007C5775" w:rsidRDefault="007C5775">
      <w:pPr>
        <w:autoSpaceDN w:val="0"/>
        <w:spacing w:beforeAutospacing="1" w:afterAutospacing="1"/>
        <w:rPr>
          <w:rFonts w:ascii="宋体" w:hAnsi="宋体"/>
          <w:sz w:val="24"/>
        </w:rPr>
      </w:pPr>
    </w:p>
    <w:p w:rsidR="007C5775" w:rsidRDefault="00E0132A">
      <w:pPr>
        <w:autoSpaceDN w:val="0"/>
        <w:spacing w:beforeAutospacing="1" w:afterAutospacing="1"/>
        <w:rPr>
          <w:rFonts w:ascii="宋体" w:hAnsi="宋体"/>
          <w:sz w:val="24"/>
        </w:rPr>
      </w:pPr>
      <w:r>
        <w:rPr>
          <w:rFonts w:ascii="宋体" w:hAnsi="宋体" w:hint="eastAsia"/>
          <w:noProof/>
          <w:sz w:val="24"/>
        </w:rPr>
        <w:drawing>
          <wp:anchor distT="0" distB="0" distL="114300" distR="114300" simplePos="0" relativeHeight="251687936" behindDoc="0" locked="0" layoutInCell="1" allowOverlap="1">
            <wp:simplePos x="0" y="0"/>
            <wp:positionH relativeFrom="page">
              <wp:posOffset>2644140</wp:posOffset>
            </wp:positionH>
            <wp:positionV relativeFrom="page">
              <wp:posOffset>6106160</wp:posOffset>
            </wp:positionV>
            <wp:extent cx="1794510" cy="1503045"/>
            <wp:effectExtent l="19050" t="0" r="0" b="0"/>
            <wp:wrapNone/>
            <wp:docPr id="35" name="图片 35" descr="2014-05-25_10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14-05-25_100506"/>
                    <pic:cNvPicPr>
                      <a:picLocks noChangeAspect="1" noChangeArrowheads="1"/>
                    </pic:cNvPicPr>
                  </pic:nvPicPr>
                  <pic:blipFill>
                    <a:blip r:embed="rId321"/>
                    <a:srcRect/>
                    <a:stretch>
                      <a:fillRect/>
                    </a:stretch>
                  </pic:blipFill>
                  <pic:spPr bwMode="auto">
                    <a:xfrm>
                      <a:off x="0" y="0"/>
                      <a:ext cx="1794510" cy="1503045"/>
                    </a:xfrm>
                    <a:prstGeom prst="rect">
                      <a:avLst/>
                    </a:prstGeom>
                    <a:noFill/>
                    <a:ln w="9525">
                      <a:noFill/>
                      <a:miter lim="800000"/>
                      <a:headEnd/>
                      <a:tailEnd/>
                    </a:ln>
                  </pic:spPr>
                </pic:pic>
              </a:graphicData>
            </a:graphic>
          </wp:anchor>
        </w:drawing>
      </w:r>
      <w:r w:rsidR="007C5775">
        <w:rPr>
          <w:rFonts w:ascii="宋体" w:hAnsi="宋体" w:hint="eastAsia"/>
          <w:sz w:val="24"/>
        </w:rPr>
        <w:t xml:space="preserve">    STM32的实物图见图29：</w:t>
      </w:r>
    </w:p>
    <w:p w:rsidR="007C5775" w:rsidRDefault="007C5775">
      <w:pPr>
        <w:autoSpaceDN w:val="0"/>
        <w:spacing w:beforeAutospacing="1" w:afterAutospacing="1"/>
        <w:jc w:val="center"/>
        <w:rPr>
          <w:rFonts w:ascii="宋体" w:hAnsi="宋体"/>
          <w:sz w:val="24"/>
        </w:rPr>
      </w:pPr>
    </w:p>
    <w:p w:rsidR="007C5775" w:rsidRDefault="007C5775">
      <w:pPr>
        <w:autoSpaceDN w:val="0"/>
        <w:spacing w:beforeAutospacing="1" w:afterAutospacing="1"/>
        <w:jc w:val="center"/>
        <w:rPr>
          <w:rFonts w:ascii="宋体" w:hAnsi="宋体"/>
          <w:sz w:val="24"/>
        </w:rPr>
      </w:pPr>
    </w:p>
    <w:p w:rsidR="007C5775" w:rsidRDefault="007C5775">
      <w:pPr>
        <w:autoSpaceDN w:val="0"/>
        <w:spacing w:beforeAutospacing="1" w:afterAutospacing="1"/>
        <w:jc w:val="center"/>
        <w:rPr>
          <w:rFonts w:ascii="宋体" w:hAnsi="宋体"/>
          <w:sz w:val="24"/>
        </w:rPr>
      </w:pPr>
    </w:p>
    <w:p w:rsidR="007C5775" w:rsidRDefault="007C5775">
      <w:pPr>
        <w:autoSpaceDN w:val="0"/>
        <w:spacing w:beforeAutospacing="1" w:afterAutospacing="1"/>
        <w:rPr>
          <w:rFonts w:ascii="宋体" w:hAnsi="宋体"/>
          <w:sz w:val="24"/>
        </w:rPr>
      </w:pPr>
    </w:p>
    <w:p w:rsidR="007C5775" w:rsidRDefault="007C5775">
      <w:pPr>
        <w:autoSpaceDN w:val="0"/>
        <w:spacing w:beforeAutospacing="1" w:afterAutospacing="1"/>
        <w:jc w:val="center"/>
        <w:rPr>
          <w:rFonts w:ascii="宋体" w:hAnsi="宋体" w:cs="宋体"/>
          <w:b/>
          <w:bCs/>
          <w:sz w:val="28"/>
          <w:szCs w:val="28"/>
        </w:rPr>
      </w:pPr>
      <w:r>
        <w:rPr>
          <w:rFonts w:ascii="宋体" w:hAnsi="宋体" w:hint="eastAsia"/>
          <w:sz w:val="24"/>
        </w:rPr>
        <w:t>图29  STM32实物</w:t>
      </w:r>
    </w:p>
    <w:p w:rsidR="007C5775" w:rsidRDefault="007C5775">
      <w:pPr>
        <w:spacing w:line="400" w:lineRule="exact"/>
        <w:jc w:val="center"/>
        <w:rPr>
          <w:rFonts w:ascii="宋体" w:hAnsi="宋体" w:cs="宋体"/>
          <w:b/>
          <w:bCs/>
          <w:sz w:val="28"/>
          <w:szCs w:val="28"/>
        </w:rPr>
      </w:pPr>
    </w:p>
    <w:p w:rsidR="007C5775" w:rsidRDefault="007C5775">
      <w:pPr>
        <w:spacing w:line="400" w:lineRule="exact"/>
        <w:jc w:val="center"/>
        <w:outlineLvl w:val="0"/>
        <w:rPr>
          <w:rFonts w:ascii="黑体" w:eastAsia="黑体" w:hAnsi="黑体" w:cs="黑体"/>
          <w:sz w:val="30"/>
          <w:szCs w:val="30"/>
        </w:rPr>
      </w:pPr>
      <w:bookmarkStart w:id="190" w:name="_Toc10675"/>
      <w:bookmarkStart w:id="191" w:name="_Toc31410"/>
      <w:r>
        <w:rPr>
          <w:rFonts w:ascii="黑体" w:eastAsia="黑体" w:hAnsi="黑体" w:cs="黑体" w:hint="eastAsia"/>
          <w:sz w:val="30"/>
          <w:szCs w:val="30"/>
        </w:rPr>
        <w:t>4  墙体探测仪软件设计</w:t>
      </w:r>
      <w:bookmarkEnd w:id="190"/>
      <w:bookmarkEnd w:id="191"/>
      <w:r>
        <w:rPr>
          <w:rFonts w:ascii="黑体" w:eastAsia="黑体" w:hAnsi="黑体" w:cs="黑体" w:hint="eastAsia"/>
          <w:sz w:val="30"/>
          <w:szCs w:val="30"/>
        </w:rPr>
        <w:t xml:space="preserve"> </w:t>
      </w:r>
    </w:p>
    <w:p w:rsidR="007C5775" w:rsidRDefault="007C5775">
      <w:pPr>
        <w:spacing w:line="400" w:lineRule="exact"/>
        <w:outlineLvl w:val="1"/>
        <w:rPr>
          <w:rFonts w:ascii="黑体" w:eastAsia="黑体" w:hAnsi="黑体" w:cs="黑体"/>
          <w:sz w:val="28"/>
          <w:szCs w:val="28"/>
        </w:rPr>
      </w:pPr>
      <w:bookmarkStart w:id="192" w:name="_Toc13447"/>
      <w:bookmarkStart w:id="193" w:name="_Toc11456"/>
      <w:r>
        <w:rPr>
          <w:rFonts w:ascii="黑体" w:eastAsia="黑体" w:hAnsi="黑体" w:cs="黑体" w:hint="eastAsia"/>
          <w:sz w:val="28"/>
          <w:szCs w:val="28"/>
        </w:rPr>
        <w:t xml:space="preserve">4.1  </w:t>
      </w:r>
      <w:hyperlink r:id="rId322" w:history="1">
        <w:r>
          <w:rPr>
            <w:rFonts w:ascii="黑体" w:eastAsia="黑体" w:hAnsi="黑体" w:cs="黑体" w:hint="eastAsia"/>
            <w:sz w:val="28"/>
            <w:szCs w:val="28"/>
            <w:shd w:val="clear" w:color="auto" w:fill="FFFFFF"/>
          </w:rPr>
          <w:t>STM32开发环境</w:t>
        </w:r>
      </w:hyperlink>
      <w:hyperlink r:id="rId323" w:history="1">
        <w:r>
          <w:rPr>
            <w:rFonts w:ascii="黑体" w:eastAsia="黑体" w:hAnsi="黑体" w:cs="黑体" w:hint="eastAsia"/>
            <w:sz w:val="28"/>
            <w:szCs w:val="28"/>
            <w:shd w:val="clear" w:color="auto" w:fill="FFFFFF"/>
          </w:rPr>
          <w:t>介绍</w:t>
        </w:r>
      </w:hyperlink>
      <w:bookmarkEnd w:id="192"/>
      <w:bookmarkEnd w:id="193"/>
      <w:r>
        <w:rPr>
          <w:rFonts w:ascii="黑体" w:eastAsia="黑体" w:hAnsi="黑体" w:cs="黑体" w:hint="eastAsia"/>
          <w:sz w:val="28"/>
          <w:szCs w:val="28"/>
        </w:rPr>
        <w:t xml:space="preserve"> </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STM32微处理器基于ARM核，所以很多基于ARM嵌入式开发环境都可用于STM32开发平台。选择合适的开发环境急可以提高开发进度，又可以节约成本。本章主要对对STM32常用的开发工具Keil 进行简单介绍。</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Keil是德国知名软件公司Keil（现已并入ARM 公司）开发的微控制器软件开发平台，是目前ARM内核单片机开发的主流工具。通过一个集成开发环境（uVision）将包含的功能组合在一起。uVision当前最高版本是uVision3,因为它有着与微软VC++相似的界面，因此深受许多开发ARM应用的工程师们的喜爱。</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使用Keil来开发嵌入式软件，开发周期和其他的平台软件开发周期是差不多的，大致有以下几个步骤：</w:t>
      </w:r>
      <w:r>
        <w:rPr>
          <w:rFonts w:ascii="宋体" w:hAnsi="宋体" w:cs="宋体" w:hint="eastAsia"/>
          <w:sz w:val="24"/>
        </w:rPr>
        <w:br/>
        <w:t xml:space="preserve">    </w:t>
      </w:r>
      <w:r>
        <w:rPr>
          <w:rFonts w:ascii="宋体" w:hAnsi="宋体" w:cs="宋体" w:hint="eastAsia"/>
          <w:sz w:val="24"/>
          <w:shd w:val="clear" w:color="auto" w:fill="FFFFFF"/>
        </w:rPr>
        <w:t>1. 创建一个工程，选择一块目标芯片，设置工程配置。</w:t>
      </w:r>
      <w:r>
        <w:rPr>
          <w:rFonts w:ascii="宋体" w:hAnsi="宋体" w:cs="宋体" w:hint="eastAsia"/>
          <w:sz w:val="24"/>
        </w:rPr>
        <w:br/>
        <w:t xml:space="preserve">    </w:t>
      </w:r>
      <w:r>
        <w:rPr>
          <w:rFonts w:ascii="宋体" w:hAnsi="宋体" w:cs="宋体" w:hint="eastAsia"/>
          <w:sz w:val="24"/>
          <w:shd w:val="clear" w:color="auto" w:fill="FFFFFF"/>
        </w:rPr>
        <w:t>2. 编写C或者汇编源文件。</w:t>
      </w:r>
      <w:r>
        <w:rPr>
          <w:rFonts w:ascii="宋体" w:hAnsi="宋体" w:cs="宋体" w:hint="eastAsia"/>
          <w:sz w:val="24"/>
        </w:rPr>
        <w:br/>
        <w:t xml:space="preserve">    </w:t>
      </w:r>
      <w:r>
        <w:rPr>
          <w:rFonts w:ascii="宋体" w:hAnsi="宋体" w:cs="宋体" w:hint="eastAsia"/>
          <w:sz w:val="24"/>
          <w:shd w:val="clear" w:color="auto" w:fill="FFFFFF"/>
        </w:rPr>
        <w:t>3. 编译应用程序。</w:t>
      </w:r>
      <w:r>
        <w:rPr>
          <w:rFonts w:ascii="宋体" w:hAnsi="宋体" w:cs="宋体" w:hint="eastAsia"/>
          <w:sz w:val="24"/>
        </w:rPr>
        <w:br/>
        <w:t xml:space="preserve">    </w:t>
      </w:r>
      <w:r>
        <w:rPr>
          <w:rFonts w:ascii="宋体" w:hAnsi="宋体" w:cs="宋体" w:hint="eastAsia"/>
          <w:sz w:val="24"/>
          <w:shd w:val="clear" w:color="auto" w:fill="FFFFFF"/>
        </w:rPr>
        <w:t>4. 修改源程序中的错误。</w:t>
      </w:r>
      <w:r>
        <w:rPr>
          <w:rFonts w:ascii="宋体" w:hAnsi="宋体" w:cs="宋体" w:hint="eastAsia"/>
          <w:sz w:val="24"/>
        </w:rPr>
        <w:br/>
        <w:t xml:space="preserve">    </w:t>
      </w:r>
      <w:r>
        <w:rPr>
          <w:rFonts w:ascii="宋体" w:hAnsi="宋体" w:cs="宋体" w:hint="eastAsia"/>
          <w:sz w:val="24"/>
          <w:shd w:val="clear" w:color="auto" w:fill="FFFFFF"/>
        </w:rPr>
        <w:t>5. 联机调试。</w:t>
      </w:r>
    </w:p>
    <w:p w:rsidR="007C5775" w:rsidRDefault="007C5775">
      <w:pPr>
        <w:spacing w:line="400" w:lineRule="exact"/>
        <w:ind w:firstLineChars="200" w:firstLine="480"/>
        <w:rPr>
          <w:rFonts w:ascii="宋体" w:hAnsi="宋体" w:cs="宋体"/>
          <w:sz w:val="24"/>
          <w:shd w:val="clear" w:color="auto" w:fill="FFFFFF"/>
        </w:rPr>
      </w:pPr>
    </w:p>
    <w:p w:rsidR="007C5775" w:rsidRDefault="007C5775">
      <w:pPr>
        <w:spacing w:line="400" w:lineRule="exact"/>
        <w:outlineLvl w:val="1"/>
        <w:rPr>
          <w:rFonts w:ascii="黑体" w:eastAsia="黑体" w:hAnsi="黑体" w:cs="黑体"/>
          <w:sz w:val="28"/>
          <w:szCs w:val="28"/>
          <w:shd w:val="clear" w:color="auto" w:fill="FFFFFF"/>
        </w:rPr>
      </w:pPr>
      <w:bookmarkStart w:id="194" w:name="_Toc18338"/>
      <w:bookmarkStart w:id="195" w:name="_Toc5943"/>
      <w:r>
        <w:rPr>
          <w:rFonts w:ascii="黑体" w:eastAsia="黑体" w:hAnsi="黑体" w:cs="黑体" w:hint="eastAsia"/>
          <w:sz w:val="28"/>
          <w:szCs w:val="28"/>
          <w:shd w:val="clear" w:color="auto" w:fill="FFFFFF"/>
        </w:rPr>
        <w:t>4.2 主程序框图</w:t>
      </w:r>
      <w:bookmarkEnd w:id="194"/>
      <w:bookmarkEnd w:id="195"/>
    </w:p>
    <w:p w:rsidR="007C5775" w:rsidRDefault="007C5775">
      <w:pPr>
        <w:spacing w:line="400" w:lineRule="exact"/>
        <w:rPr>
          <w:rFonts w:ascii="宋体" w:hAnsi="宋体" w:cs="宋体"/>
          <w:sz w:val="24"/>
          <w:shd w:val="clear" w:color="auto" w:fill="FFFFFF"/>
        </w:rPr>
      </w:pPr>
      <w:r>
        <w:rPr>
          <w:rFonts w:ascii="宋体" w:hAnsi="宋体" w:cs="宋体" w:hint="eastAsia"/>
          <w:sz w:val="24"/>
          <w:shd w:val="clear" w:color="auto" w:fill="FFFFFF"/>
        </w:rPr>
        <w:t xml:space="preserve">    软件设计是整个功能实现的核心，它的功能类似于人类的大脑。软件的合理设计，关系着最终研究工作能否顺利完成，墙体探测器主程序框图见图30：</w:t>
      </w:r>
    </w:p>
    <w:p w:rsidR="007C5775" w:rsidRDefault="00E0132A">
      <w:pPr>
        <w:spacing w:line="400" w:lineRule="exact"/>
        <w:rPr>
          <w:rFonts w:ascii="宋体" w:hAnsi="宋体" w:cs="宋体"/>
          <w:b/>
          <w:bCs/>
          <w:sz w:val="24"/>
          <w:shd w:val="clear" w:color="auto" w:fill="FFFFFF"/>
        </w:rPr>
      </w:pPr>
      <w:r>
        <w:rPr>
          <w:rFonts w:ascii="宋体" w:hAnsi="宋体" w:cs="宋体" w:hint="eastAsia"/>
          <w:noProof/>
          <w:sz w:val="24"/>
        </w:rPr>
        <w:drawing>
          <wp:anchor distT="0" distB="0" distL="114300" distR="114300" simplePos="0" relativeHeight="251674624" behindDoc="0" locked="0" layoutInCell="1" allowOverlap="1">
            <wp:simplePos x="0" y="0"/>
            <wp:positionH relativeFrom="column">
              <wp:posOffset>1503045</wp:posOffset>
            </wp:positionH>
            <wp:positionV relativeFrom="paragraph">
              <wp:posOffset>53340</wp:posOffset>
            </wp:positionV>
            <wp:extent cx="2218055" cy="1800860"/>
            <wp:effectExtent l="19050" t="0" r="0" b="0"/>
            <wp:wrapNone/>
            <wp:docPr id="36" name="图片 36" descr="主程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主程序"/>
                    <pic:cNvPicPr>
                      <a:picLocks noChangeAspect="1" noChangeArrowheads="1"/>
                    </pic:cNvPicPr>
                  </pic:nvPicPr>
                  <pic:blipFill>
                    <a:blip r:embed="rId324"/>
                    <a:srcRect/>
                    <a:stretch>
                      <a:fillRect/>
                    </a:stretch>
                  </pic:blipFill>
                  <pic:spPr bwMode="auto">
                    <a:xfrm>
                      <a:off x="0" y="0"/>
                      <a:ext cx="2218055" cy="1800860"/>
                    </a:xfrm>
                    <a:prstGeom prst="rect">
                      <a:avLst/>
                    </a:prstGeom>
                    <a:noFill/>
                    <a:ln w="9525">
                      <a:noFill/>
                      <a:miter lim="800000"/>
                      <a:headEnd/>
                      <a:tailEnd/>
                    </a:ln>
                  </pic:spPr>
                </pic:pic>
              </a:graphicData>
            </a:graphic>
          </wp:anchor>
        </w:drawing>
      </w:r>
    </w:p>
    <w:p w:rsidR="007C5775" w:rsidRDefault="007C5775">
      <w:pPr>
        <w:spacing w:line="400" w:lineRule="exact"/>
        <w:rPr>
          <w:rFonts w:ascii="宋体" w:hAnsi="宋体" w:cs="宋体"/>
          <w:b/>
          <w:bCs/>
          <w:sz w:val="24"/>
          <w:shd w:val="clear" w:color="auto" w:fill="FFFFFF"/>
        </w:rPr>
      </w:pPr>
    </w:p>
    <w:p w:rsidR="007C5775" w:rsidRDefault="007C5775">
      <w:pPr>
        <w:spacing w:line="400" w:lineRule="exact"/>
        <w:ind w:firstLineChars="200" w:firstLine="480"/>
        <w:rPr>
          <w:rFonts w:ascii="宋体" w:hAnsi="宋体" w:cs="宋体"/>
          <w:sz w:val="24"/>
          <w:shd w:val="clear" w:color="auto" w:fill="FFFFFF"/>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rPr>
          <w:rFonts w:ascii="宋体" w:hAnsi="宋体" w:cs="宋体"/>
          <w:sz w:val="24"/>
        </w:rPr>
      </w:pPr>
    </w:p>
    <w:p w:rsidR="007C5775" w:rsidRDefault="007C5775">
      <w:pPr>
        <w:spacing w:line="400" w:lineRule="exact"/>
        <w:ind w:firstLineChars="200" w:firstLine="480"/>
        <w:jc w:val="center"/>
        <w:rPr>
          <w:rFonts w:ascii="宋体" w:hAnsi="宋体" w:cs="宋体"/>
          <w:sz w:val="24"/>
        </w:rPr>
      </w:pPr>
      <w:r>
        <w:rPr>
          <w:rFonts w:ascii="宋体" w:hAnsi="宋体" w:cs="宋体" w:hint="eastAsia"/>
          <w:sz w:val="24"/>
        </w:rPr>
        <w:t>图30  墙体探测仪主程序图</w:t>
      </w:r>
    </w:p>
    <w:p w:rsidR="007C5775" w:rsidRDefault="007C5775">
      <w:pPr>
        <w:spacing w:line="400" w:lineRule="exact"/>
        <w:ind w:firstLineChars="200" w:firstLine="480"/>
        <w:rPr>
          <w:rFonts w:ascii="宋体" w:hAnsi="宋体" w:cs="宋体"/>
          <w:sz w:val="24"/>
        </w:rPr>
      </w:pPr>
      <w:r>
        <w:rPr>
          <w:rFonts w:ascii="宋体" w:hAnsi="宋体" w:cs="宋体" w:hint="eastAsia"/>
          <w:sz w:val="24"/>
        </w:rPr>
        <w:t>首先初始化主程序，包括初始化AD采样。接着系统进入自检阶段，判断系统能否正常工作。接着等待中断以进入各个子程序，主要包括检测水管、通电电线、金属的子程序。下面将一一对它们进行介绍。</w:t>
      </w:r>
    </w:p>
    <w:p w:rsidR="007C5775" w:rsidRDefault="007C5775">
      <w:pPr>
        <w:spacing w:line="400" w:lineRule="exact"/>
        <w:rPr>
          <w:rFonts w:ascii="宋体" w:hAnsi="宋体" w:cs="宋体"/>
          <w:b/>
          <w:bCs/>
          <w:sz w:val="24"/>
        </w:rPr>
      </w:pPr>
    </w:p>
    <w:p w:rsidR="007C5775" w:rsidRDefault="007C5775">
      <w:pPr>
        <w:spacing w:line="400" w:lineRule="exact"/>
        <w:outlineLvl w:val="1"/>
        <w:rPr>
          <w:rFonts w:ascii="黑体" w:eastAsia="黑体" w:hAnsi="黑体" w:cs="黑体"/>
          <w:sz w:val="28"/>
          <w:szCs w:val="28"/>
        </w:rPr>
      </w:pPr>
      <w:bookmarkStart w:id="196" w:name="_Toc12670"/>
      <w:bookmarkStart w:id="197" w:name="_Toc11354"/>
      <w:r>
        <w:rPr>
          <w:rFonts w:ascii="黑体" w:eastAsia="黑体" w:hAnsi="黑体" w:cs="黑体" w:hint="eastAsia"/>
          <w:sz w:val="28"/>
          <w:szCs w:val="28"/>
        </w:rPr>
        <w:t>4.3  A/D转换流程图</w:t>
      </w:r>
      <w:bookmarkEnd w:id="196"/>
      <w:bookmarkEnd w:id="197"/>
    </w:p>
    <w:p w:rsidR="007C5775" w:rsidRDefault="007C5775">
      <w:pPr>
        <w:spacing w:line="400" w:lineRule="exact"/>
        <w:rPr>
          <w:rFonts w:ascii="宋体" w:hAnsi="宋体" w:cs="宋体"/>
          <w:sz w:val="24"/>
        </w:rPr>
      </w:pPr>
      <w:r>
        <w:rPr>
          <w:rFonts w:ascii="宋体" w:hAnsi="宋体" w:cs="宋体" w:hint="eastAsia"/>
          <w:sz w:val="24"/>
        </w:rPr>
        <w:t xml:space="preserve">    墙体探测仪AD转换流程图见图31：</w:t>
      </w:r>
    </w:p>
    <w:p w:rsidR="007C5775" w:rsidRDefault="00E0132A">
      <w:pPr>
        <w:spacing w:line="400" w:lineRule="exact"/>
        <w:rPr>
          <w:rFonts w:ascii="宋体" w:hAnsi="宋体" w:cs="宋体"/>
          <w:sz w:val="24"/>
        </w:rPr>
      </w:pPr>
      <w:r>
        <w:rPr>
          <w:rFonts w:ascii="宋体" w:hAnsi="宋体" w:cs="宋体" w:hint="eastAsia"/>
          <w:noProof/>
          <w:sz w:val="24"/>
        </w:rPr>
        <w:drawing>
          <wp:anchor distT="0" distB="0" distL="114300" distR="114300" simplePos="0" relativeHeight="251675648" behindDoc="0" locked="0" layoutInCell="1" allowOverlap="1">
            <wp:simplePos x="0" y="0"/>
            <wp:positionH relativeFrom="column">
              <wp:posOffset>1955165</wp:posOffset>
            </wp:positionH>
            <wp:positionV relativeFrom="paragraph">
              <wp:posOffset>40005</wp:posOffset>
            </wp:positionV>
            <wp:extent cx="1161415" cy="2275840"/>
            <wp:effectExtent l="19050" t="0" r="635" b="0"/>
            <wp:wrapNone/>
            <wp:docPr id="37" name="图片 37" descr="AD转换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转换流程图"/>
                    <pic:cNvPicPr>
                      <a:picLocks noChangeAspect="1" noChangeArrowheads="1"/>
                    </pic:cNvPicPr>
                  </pic:nvPicPr>
                  <pic:blipFill>
                    <a:blip r:embed="rId325"/>
                    <a:srcRect/>
                    <a:stretch>
                      <a:fillRect/>
                    </a:stretch>
                  </pic:blipFill>
                  <pic:spPr bwMode="auto">
                    <a:xfrm>
                      <a:off x="0" y="0"/>
                      <a:ext cx="1161415" cy="2275840"/>
                    </a:xfrm>
                    <a:prstGeom prst="rect">
                      <a:avLst/>
                    </a:prstGeom>
                    <a:noFill/>
                    <a:ln w="9525">
                      <a:noFill/>
                      <a:miter lim="800000"/>
                      <a:headEnd/>
                      <a:tailEnd/>
                    </a:ln>
                  </pic:spPr>
                </pic:pic>
              </a:graphicData>
            </a:graphic>
          </wp:anchor>
        </w:drawing>
      </w:r>
    </w:p>
    <w:p w:rsidR="007C5775" w:rsidRDefault="007C5775">
      <w:pPr>
        <w:spacing w:line="400" w:lineRule="exact"/>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rPr>
          <w:rFonts w:ascii="宋体" w:hAnsi="宋体" w:cs="宋体"/>
          <w:sz w:val="24"/>
        </w:rPr>
      </w:pPr>
    </w:p>
    <w:p w:rsidR="007C5775" w:rsidRDefault="007C5775">
      <w:pPr>
        <w:spacing w:line="400" w:lineRule="exact"/>
        <w:rPr>
          <w:rFonts w:ascii="宋体" w:hAnsi="宋体" w:cs="宋体"/>
          <w:sz w:val="24"/>
        </w:rPr>
      </w:pPr>
    </w:p>
    <w:p w:rsidR="007C5775" w:rsidRDefault="007C5775">
      <w:pPr>
        <w:spacing w:line="400" w:lineRule="exact"/>
        <w:ind w:firstLineChars="200" w:firstLine="480"/>
        <w:jc w:val="center"/>
        <w:rPr>
          <w:rFonts w:ascii="宋体" w:hAnsi="宋体" w:cs="宋体"/>
          <w:sz w:val="24"/>
        </w:rPr>
      </w:pPr>
      <w:r>
        <w:rPr>
          <w:rFonts w:ascii="宋体" w:hAnsi="宋体" w:cs="宋体" w:hint="eastAsia"/>
          <w:sz w:val="24"/>
        </w:rPr>
        <w:t>图31  AD转化流程图</w:t>
      </w:r>
    </w:p>
    <w:p w:rsidR="007C5775" w:rsidRDefault="007C5775">
      <w:pPr>
        <w:spacing w:line="400" w:lineRule="exact"/>
        <w:ind w:firstLineChars="200" w:firstLine="480"/>
        <w:rPr>
          <w:rFonts w:ascii="宋体" w:hAnsi="宋体" w:cs="宋体"/>
          <w:sz w:val="24"/>
        </w:rPr>
      </w:pPr>
      <w:r>
        <w:rPr>
          <w:rFonts w:ascii="宋体" w:hAnsi="宋体" w:cs="宋体" w:hint="eastAsia"/>
          <w:sz w:val="24"/>
        </w:rPr>
        <w:t>AD转换中的中断用定时器打开。系统进行一个转换周期的过程是：首先启动AD转换，转换器进入保持状态。然后将转换值读取出来，这时数据在时钟的作用下就可以串行移出了，接着清除AD中断标志，接着进行数据处理，最后返回即可。</w:t>
      </w:r>
    </w:p>
    <w:p w:rsidR="007C5775" w:rsidRDefault="007C5775" w:rsidP="002744DC">
      <w:pPr>
        <w:spacing w:line="400" w:lineRule="exact"/>
        <w:ind w:firstLineChars="200" w:firstLine="482"/>
        <w:rPr>
          <w:rFonts w:ascii="宋体" w:hAnsi="宋体" w:cs="宋体"/>
          <w:b/>
          <w:bCs/>
          <w:sz w:val="24"/>
        </w:rPr>
      </w:pPr>
    </w:p>
    <w:p w:rsidR="007C5775" w:rsidRDefault="007C5775">
      <w:pPr>
        <w:spacing w:line="400" w:lineRule="exact"/>
        <w:outlineLvl w:val="1"/>
        <w:rPr>
          <w:rFonts w:ascii="黑体" w:eastAsia="黑体" w:hAnsi="黑体" w:cs="黑体"/>
          <w:sz w:val="28"/>
          <w:szCs w:val="28"/>
        </w:rPr>
      </w:pPr>
      <w:bookmarkStart w:id="198" w:name="_Toc4245"/>
      <w:bookmarkStart w:id="199" w:name="_Toc11275"/>
      <w:r>
        <w:rPr>
          <w:rFonts w:ascii="黑体" w:eastAsia="黑体" w:hAnsi="黑体" w:cs="黑体" w:hint="eastAsia"/>
          <w:sz w:val="28"/>
          <w:szCs w:val="28"/>
        </w:rPr>
        <w:t>4.4  墙体探测流程图</w:t>
      </w:r>
      <w:bookmarkEnd w:id="198"/>
      <w:bookmarkEnd w:id="199"/>
    </w:p>
    <w:p w:rsidR="007C5775" w:rsidRDefault="007C5775">
      <w:pPr>
        <w:spacing w:line="400" w:lineRule="exact"/>
        <w:ind w:firstLineChars="200" w:firstLine="480"/>
        <w:rPr>
          <w:rFonts w:ascii="宋体" w:hAnsi="宋体" w:cs="宋体"/>
          <w:sz w:val="24"/>
        </w:rPr>
      </w:pPr>
      <w:r>
        <w:rPr>
          <w:rFonts w:ascii="宋体" w:hAnsi="宋体" w:cs="宋体" w:hint="eastAsia"/>
          <w:sz w:val="24"/>
        </w:rPr>
        <w:t>由于设计的各个探测信号进来后在STM32中进行的操作都是一样的，所以，这里只写水管检测流程图，见图32：</w:t>
      </w: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E0132A">
      <w:pPr>
        <w:spacing w:line="400" w:lineRule="exact"/>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76672" behindDoc="0" locked="0" layoutInCell="1" allowOverlap="1">
            <wp:simplePos x="0" y="0"/>
            <wp:positionH relativeFrom="column">
              <wp:posOffset>1537335</wp:posOffset>
            </wp:positionH>
            <wp:positionV relativeFrom="paragraph">
              <wp:posOffset>32385</wp:posOffset>
            </wp:positionV>
            <wp:extent cx="1878330" cy="2381885"/>
            <wp:effectExtent l="19050" t="0" r="7620" b="0"/>
            <wp:wrapNone/>
            <wp:docPr id="38" name="图片 38" descr="2014-05-23_2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2014-05-23_203350"/>
                    <pic:cNvPicPr>
                      <a:picLocks noChangeAspect="1" noChangeArrowheads="1"/>
                    </pic:cNvPicPr>
                  </pic:nvPicPr>
                  <pic:blipFill>
                    <a:blip r:embed="rId326"/>
                    <a:srcRect/>
                    <a:stretch>
                      <a:fillRect/>
                    </a:stretch>
                  </pic:blipFill>
                  <pic:spPr bwMode="auto">
                    <a:xfrm>
                      <a:off x="0" y="0"/>
                      <a:ext cx="1878330" cy="2381885"/>
                    </a:xfrm>
                    <a:prstGeom prst="rect">
                      <a:avLst/>
                    </a:prstGeom>
                    <a:noFill/>
                    <a:ln w="9525">
                      <a:noFill/>
                      <a:miter lim="800000"/>
                      <a:headEnd/>
                      <a:tailEnd/>
                    </a:ln>
                  </pic:spPr>
                </pic:pic>
              </a:graphicData>
            </a:graphic>
          </wp:anchor>
        </w:drawing>
      </w: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rPr>
          <w:rFonts w:ascii="宋体" w:hAnsi="宋体" w:cs="宋体"/>
          <w:sz w:val="24"/>
        </w:rPr>
      </w:pPr>
    </w:p>
    <w:p w:rsidR="007C5775" w:rsidRDefault="007C5775">
      <w:pPr>
        <w:spacing w:line="400" w:lineRule="exact"/>
        <w:ind w:firstLineChars="200" w:firstLine="480"/>
        <w:jc w:val="center"/>
        <w:rPr>
          <w:rFonts w:ascii="宋体" w:hAnsi="宋体" w:cs="宋体"/>
          <w:sz w:val="24"/>
        </w:rPr>
      </w:pPr>
    </w:p>
    <w:p w:rsidR="007C5775" w:rsidRDefault="007C5775">
      <w:pPr>
        <w:spacing w:line="400" w:lineRule="exact"/>
        <w:ind w:firstLineChars="200" w:firstLine="480"/>
        <w:jc w:val="center"/>
        <w:rPr>
          <w:rFonts w:ascii="宋体" w:hAnsi="宋体" w:cs="宋体"/>
          <w:sz w:val="24"/>
        </w:rPr>
      </w:pPr>
    </w:p>
    <w:p w:rsidR="007C5775" w:rsidRDefault="007C5775">
      <w:pPr>
        <w:spacing w:line="400" w:lineRule="exact"/>
        <w:rPr>
          <w:rFonts w:ascii="宋体" w:hAnsi="宋体" w:cs="宋体"/>
          <w:sz w:val="24"/>
        </w:rPr>
      </w:pPr>
      <w:r>
        <w:rPr>
          <w:rFonts w:ascii="宋体" w:hAnsi="宋体" w:cs="宋体" w:hint="eastAsia"/>
          <w:sz w:val="24"/>
        </w:rPr>
        <w:t>:</w:t>
      </w:r>
    </w:p>
    <w:p w:rsidR="007C5775" w:rsidRDefault="007C5775">
      <w:pPr>
        <w:spacing w:line="400" w:lineRule="exact"/>
        <w:rPr>
          <w:rFonts w:ascii="宋体" w:hAnsi="宋体" w:cs="宋体"/>
          <w:sz w:val="24"/>
        </w:rPr>
      </w:pPr>
    </w:p>
    <w:p w:rsidR="007C5775" w:rsidRDefault="007C5775">
      <w:pPr>
        <w:spacing w:line="400" w:lineRule="exact"/>
        <w:jc w:val="center"/>
        <w:rPr>
          <w:rFonts w:ascii="宋体" w:hAnsi="宋体" w:cs="宋体"/>
          <w:sz w:val="24"/>
        </w:rPr>
      </w:pPr>
      <w:r>
        <w:rPr>
          <w:rFonts w:ascii="宋体" w:hAnsi="宋体" w:cs="宋体" w:hint="eastAsia"/>
          <w:sz w:val="24"/>
        </w:rPr>
        <w:t>图32：墙体各模块探测流程图</w:t>
      </w:r>
    </w:p>
    <w:p w:rsidR="007C5775" w:rsidRDefault="007C5775">
      <w:pPr>
        <w:spacing w:line="400" w:lineRule="exact"/>
        <w:ind w:firstLineChars="200" w:firstLine="480"/>
        <w:rPr>
          <w:rFonts w:ascii="宋体" w:hAnsi="宋体" w:cs="宋体"/>
          <w:b/>
          <w:bCs/>
          <w:sz w:val="28"/>
          <w:szCs w:val="28"/>
        </w:rPr>
      </w:pPr>
      <w:r>
        <w:rPr>
          <w:rFonts w:ascii="宋体" w:hAnsi="宋体" w:cs="宋体" w:hint="eastAsia"/>
          <w:sz w:val="24"/>
        </w:rPr>
        <w:t>首先设立一个基准值，当系统采集到的电压值进入后与这个基准值作差，若差值大于阈值，则说明在探测器的探测范围内有目标物进入，随后系统发出报警信号，并驱动执行机构进行相应的动作。接着系统判断是否进入连续工作模式，是则继续工作，不是则结束中断。</w:t>
      </w:r>
    </w:p>
    <w:p w:rsidR="007C5775" w:rsidRDefault="007C5775">
      <w:pPr>
        <w:spacing w:line="400" w:lineRule="exact"/>
        <w:jc w:val="center"/>
        <w:rPr>
          <w:rFonts w:ascii="宋体" w:hAnsi="宋体" w:cs="宋体"/>
          <w:b/>
          <w:bCs/>
          <w:sz w:val="28"/>
          <w:szCs w:val="28"/>
        </w:rPr>
      </w:pPr>
    </w:p>
    <w:p w:rsidR="007C5775" w:rsidRDefault="007C5775">
      <w:pPr>
        <w:spacing w:line="400" w:lineRule="exact"/>
        <w:jc w:val="center"/>
        <w:outlineLvl w:val="0"/>
        <w:rPr>
          <w:rFonts w:ascii="黑体" w:eastAsia="黑体" w:hAnsi="黑体" w:cs="黑体"/>
          <w:sz w:val="30"/>
          <w:szCs w:val="30"/>
        </w:rPr>
      </w:pPr>
      <w:bookmarkStart w:id="200" w:name="_Toc19131"/>
      <w:bookmarkStart w:id="201" w:name="_Toc31132"/>
      <w:r>
        <w:rPr>
          <w:rFonts w:ascii="黑体" w:eastAsia="黑体" w:hAnsi="黑体" w:cs="黑体" w:hint="eastAsia"/>
          <w:sz w:val="30"/>
          <w:szCs w:val="30"/>
        </w:rPr>
        <w:t>5  仿真调试</w:t>
      </w:r>
      <w:bookmarkEnd w:id="200"/>
      <w:bookmarkEnd w:id="201"/>
    </w:p>
    <w:p w:rsidR="007C5775" w:rsidRDefault="007C5775">
      <w:pPr>
        <w:spacing w:line="400" w:lineRule="exact"/>
        <w:rPr>
          <w:rFonts w:ascii="宋体" w:hAnsi="宋体" w:cs="宋体"/>
          <w:sz w:val="24"/>
        </w:rPr>
      </w:pPr>
      <w:r>
        <w:rPr>
          <w:rFonts w:ascii="宋体" w:hAnsi="宋体" w:cs="宋体" w:hint="eastAsia"/>
          <w:sz w:val="24"/>
        </w:rPr>
        <w:t xml:space="preserve">    </w:t>
      </w:r>
      <w:commentRangeStart w:id="202"/>
      <w:r>
        <w:rPr>
          <w:rFonts w:ascii="宋体" w:hAnsi="宋体" w:cs="宋体" w:hint="eastAsia"/>
          <w:sz w:val="24"/>
        </w:rPr>
        <w:t>在进行硬件电路搭建时，利用Multisim仿真软件对搭建的硬件电路进行仿真，仿真结果正确的话既可以焊接电路，否者继续优化设计的电路。在焊接前利用仿真软件仿真，可以提高硬件电路成功使用的可能性。硬件电路搭建成功后，就可以进行相应的调试以及数据的测量工作</w:t>
      </w:r>
      <w:commentRangeEnd w:id="202"/>
      <w:r w:rsidR="00891EE3">
        <w:rPr>
          <w:rStyle w:val="ae"/>
        </w:rPr>
        <w:commentReference w:id="202"/>
      </w:r>
      <w:r>
        <w:rPr>
          <w:rFonts w:ascii="宋体" w:hAnsi="宋体" w:cs="宋体" w:hint="eastAsia"/>
          <w:sz w:val="24"/>
        </w:rPr>
        <w:t>。</w:t>
      </w:r>
    </w:p>
    <w:p w:rsidR="007C5775" w:rsidRDefault="007C5775">
      <w:pPr>
        <w:spacing w:line="400" w:lineRule="exact"/>
        <w:rPr>
          <w:rFonts w:ascii="黑体" w:eastAsia="黑体" w:hAnsi="黑体" w:cs="黑体"/>
          <w:sz w:val="28"/>
          <w:szCs w:val="28"/>
        </w:rPr>
      </w:pPr>
    </w:p>
    <w:p w:rsidR="007C5775" w:rsidRDefault="007C5775">
      <w:pPr>
        <w:spacing w:line="400" w:lineRule="exact"/>
        <w:outlineLvl w:val="1"/>
        <w:rPr>
          <w:rFonts w:ascii="黑体" w:eastAsia="黑体" w:hAnsi="黑体" w:cs="黑体"/>
          <w:sz w:val="28"/>
          <w:szCs w:val="28"/>
        </w:rPr>
      </w:pPr>
      <w:bookmarkStart w:id="203" w:name="_Toc19898"/>
      <w:bookmarkStart w:id="204" w:name="_Toc19758"/>
      <w:r>
        <w:rPr>
          <w:rFonts w:ascii="黑体" w:eastAsia="黑体" w:hAnsi="黑体" w:cs="黑体" w:hint="eastAsia"/>
          <w:sz w:val="28"/>
          <w:szCs w:val="28"/>
        </w:rPr>
        <w:t>5.1  Multisim仿真</w:t>
      </w:r>
      <w:bookmarkEnd w:id="203"/>
      <w:bookmarkEnd w:id="204"/>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t>Multisim是一款以Windows为基础的仿真软件，适用于模拟/数字电路板的设计工作。它包含了电路原理图的图形输入、电路硬件描述语言输入方式，仿真分析能力快速强大。</w:t>
      </w:r>
    </w:p>
    <w:p w:rsidR="007C5775" w:rsidRDefault="007C5775">
      <w:pPr>
        <w:spacing w:line="400" w:lineRule="exact"/>
        <w:ind w:firstLineChars="200" w:firstLine="480"/>
        <w:rPr>
          <w:rFonts w:ascii="宋体" w:hAnsi="宋体" w:cs="宋体"/>
          <w:sz w:val="24"/>
          <w:shd w:val="clear" w:color="auto" w:fill="FFFFFF"/>
        </w:rPr>
      </w:pPr>
      <w:r>
        <w:rPr>
          <w:rFonts w:ascii="宋体" w:hAnsi="宋体" w:cs="宋体" w:hint="eastAsia"/>
          <w:sz w:val="24"/>
          <w:shd w:val="clear" w:color="auto" w:fill="FFFFFF"/>
        </w:rPr>
        <w:lastRenderedPageBreak/>
        <w:t>这里主要对探测水管、通电电线、金属的三个子模块的仿真，其仿真波形结果分别见图33、图34、图35：</w:t>
      </w:r>
    </w:p>
    <w:p w:rsidR="007C5775" w:rsidRDefault="007C5775">
      <w:pPr>
        <w:spacing w:line="400" w:lineRule="exact"/>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E0132A">
      <w:pPr>
        <w:spacing w:line="400" w:lineRule="exact"/>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77696" behindDoc="0" locked="0" layoutInCell="1" allowOverlap="1">
            <wp:simplePos x="0" y="0"/>
            <wp:positionH relativeFrom="column">
              <wp:posOffset>1069340</wp:posOffset>
            </wp:positionH>
            <wp:positionV relativeFrom="paragraph">
              <wp:posOffset>48260</wp:posOffset>
            </wp:positionV>
            <wp:extent cx="2667000" cy="1786890"/>
            <wp:effectExtent l="19050" t="0" r="0" b="0"/>
            <wp:wrapNone/>
            <wp:docPr id="39" name="图片 39" descr="2014-05-23_16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2014-05-23_161339"/>
                    <pic:cNvPicPr>
                      <a:picLocks noChangeAspect="1" noChangeArrowheads="1"/>
                    </pic:cNvPicPr>
                  </pic:nvPicPr>
                  <pic:blipFill>
                    <a:blip r:embed="rId327"/>
                    <a:srcRect/>
                    <a:stretch>
                      <a:fillRect/>
                    </a:stretch>
                  </pic:blipFill>
                  <pic:spPr bwMode="auto">
                    <a:xfrm>
                      <a:off x="0" y="0"/>
                      <a:ext cx="2667000" cy="1786890"/>
                    </a:xfrm>
                    <a:prstGeom prst="rect">
                      <a:avLst/>
                    </a:prstGeom>
                    <a:noFill/>
                    <a:ln w="9525">
                      <a:noFill/>
                      <a:miter lim="800000"/>
                      <a:headEnd/>
                      <a:tailEnd/>
                    </a:ln>
                  </pic:spPr>
                </pic:pic>
              </a:graphicData>
            </a:graphic>
          </wp:anchor>
        </w:drawing>
      </w: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rPr>
          <w:rFonts w:ascii="宋体" w:hAnsi="宋体" w:cs="宋体"/>
          <w:sz w:val="24"/>
        </w:rPr>
      </w:pPr>
    </w:p>
    <w:p w:rsidR="007C5775" w:rsidRDefault="007C5775">
      <w:pPr>
        <w:spacing w:line="400" w:lineRule="exact"/>
        <w:ind w:firstLineChars="200" w:firstLine="480"/>
        <w:jc w:val="center"/>
        <w:rPr>
          <w:rFonts w:ascii="宋体" w:hAnsi="宋体" w:cs="宋体"/>
          <w:sz w:val="24"/>
        </w:rPr>
      </w:pPr>
      <w:r>
        <w:rPr>
          <w:rFonts w:ascii="宋体" w:hAnsi="宋体" w:cs="宋体" w:hint="eastAsia"/>
          <w:sz w:val="24"/>
        </w:rPr>
        <w:t>图33  水管探测模块仿真</w:t>
      </w:r>
    </w:p>
    <w:p w:rsidR="007C5775" w:rsidRDefault="00E0132A">
      <w:pPr>
        <w:spacing w:line="400" w:lineRule="exact"/>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85888" behindDoc="0" locked="0" layoutInCell="1" allowOverlap="1">
            <wp:simplePos x="0" y="0"/>
            <wp:positionH relativeFrom="column">
              <wp:posOffset>1049655</wp:posOffset>
            </wp:positionH>
            <wp:positionV relativeFrom="paragraph">
              <wp:posOffset>97790</wp:posOffset>
            </wp:positionV>
            <wp:extent cx="2767330" cy="1701165"/>
            <wp:effectExtent l="19050" t="0" r="0" b="0"/>
            <wp:wrapNone/>
            <wp:docPr id="40" name="图片 40" descr="2014-05-23_16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014-05-23_161357"/>
                    <pic:cNvPicPr>
                      <a:picLocks noChangeAspect="1" noChangeArrowheads="1"/>
                    </pic:cNvPicPr>
                  </pic:nvPicPr>
                  <pic:blipFill>
                    <a:blip r:embed="rId328"/>
                    <a:srcRect/>
                    <a:stretch>
                      <a:fillRect/>
                    </a:stretch>
                  </pic:blipFill>
                  <pic:spPr bwMode="auto">
                    <a:xfrm>
                      <a:off x="0" y="0"/>
                      <a:ext cx="2767330" cy="1701165"/>
                    </a:xfrm>
                    <a:prstGeom prst="rect">
                      <a:avLst/>
                    </a:prstGeom>
                    <a:noFill/>
                    <a:ln w="9525">
                      <a:noFill/>
                      <a:miter lim="800000"/>
                      <a:headEnd/>
                      <a:tailEnd/>
                    </a:ln>
                  </pic:spPr>
                </pic:pic>
              </a:graphicData>
            </a:graphic>
          </wp:anchor>
        </w:drawing>
      </w: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jc w:val="center"/>
        <w:rPr>
          <w:rFonts w:ascii="宋体" w:hAnsi="宋体" w:cs="宋体"/>
          <w:sz w:val="24"/>
        </w:rPr>
      </w:pPr>
    </w:p>
    <w:p w:rsidR="007C5775" w:rsidRDefault="007C5775">
      <w:pPr>
        <w:spacing w:line="400" w:lineRule="exact"/>
        <w:jc w:val="center"/>
        <w:rPr>
          <w:rFonts w:ascii="宋体" w:hAnsi="宋体" w:cs="宋体"/>
          <w:b/>
          <w:bCs/>
          <w:sz w:val="24"/>
        </w:rPr>
      </w:pPr>
      <w:r>
        <w:rPr>
          <w:rFonts w:ascii="宋体" w:hAnsi="宋体" w:cs="宋体" w:hint="eastAsia"/>
          <w:sz w:val="24"/>
        </w:rPr>
        <w:t>图34  通电电线探测模块仿真</w:t>
      </w:r>
    </w:p>
    <w:p w:rsidR="007C5775" w:rsidRDefault="00E0132A">
      <w:pPr>
        <w:spacing w:line="400" w:lineRule="exact"/>
        <w:ind w:firstLineChars="200" w:firstLine="480"/>
        <w:rPr>
          <w:rFonts w:ascii="宋体" w:hAnsi="宋体" w:cs="宋体"/>
          <w:b/>
          <w:bCs/>
          <w:sz w:val="24"/>
        </w:rPr>
      </w:pPr>
      <w:r>
        <w:rPr>
          <w:rFonts w:ascii="宋体" w:hAnsi="宋体" w:cs="宋体" w:hint="eastAsia"/>
          <w:noProof/>
          <w:sz w:val="24"/>
        </w:rPr>
        <w:drawing>
          <wp:anchor distT="0" distB="0" distL="114300" distR="114300" simplePos="0" relativeHeight="251678720" behindDoc="0" locked="0" layoutInCell="1" allowOverlap="1">
            <wp:simplePos x="0" y="0"/>
            <wp:positionH relativeFrom="column">
              <wp:posOffset>1049020</wp:posOffset>
            </wp:positionH>
            <wp:positionV relativeFrom="paragraph">
              <wp:posOffset>177800</wp:posOffset>
            </wp:positionV>
            <wp:extent cx="2790825" cy="1715135"/>
            <wp:effectExtent l="19050" t="0" r="9525" b="0"/>
            <wp:wrapNone/>
            <wp:docPr id="41" name="图片 41" descr="2014-05-23_16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2014-05-23_161357"/>
                    <pic:cNvPicPr>
                      <a:picLocks noChangeAspect="1" noChangeArrowheads="1"/>
                    </pic:cNvPicPr>
                  </pic:nvPicPr>
                  <pic:blipFill>
                    <a:blip r:embed="rId328"/>
                    <a:srcRect/>
                    <a:stretch>
                      <a:fillRect/>
                    </a:stretch>
                  </pic:blipFill>
                  <pic:spPr bwMode="auto">
                    <a:xfrm>
                      <a:off x="0" y="0"/>
                      <a:ext cx="2790825" cy="1715135"/>
                    </a:xfrm>
                    <a:prstGeom prst="rect">
                      <a:avLst/>
                    </a:prstGeom>
                    <a:noFill/>
                    <a:ln w="9525">
                      <a:noFill/>
                      <a:miter lim="800000"/>
                      <a:headEnd/>
                      <a:tailEnd/>
                    </a:ln>
                  </pic:spPr>
                </pic:pic>
              </a:graphicData>
            </a:graphic>
          </wp:anchor>
        </w:drawing>
      </w:r>
    </w:p>
    <w:p w:rsidR="007C5775" w:rsidRDefault="007C5775" w:rsidP="002744DC">
      <w:pPr>
        <w:spacing w:line="400" w:lineRule="exact"/>
        <w:ind w:firstLineChars="200" w:firstLine="482"/>
        <w:rPr>
          <w:rFonts w:ascii="宋体" w:hAnsi="宋体" w:cs="宋体"/>
          <w:b/>
          <w:bCs/>
          <w:sz w:val="24"/>
        </w:rPr>
      </w:pPr>
    </w:p>
    <w:p w:rsidR="007C5775" w:rsidRDefault="007C5775" w:rsidP="002744DC">
      <w:pPr>
        <w:spacing w:line="400" w:lineRule="exact"/>
        <w:ind w:firstLineChars="200" w:firstLine="482"/>
        <w:rPr>
          <w:rFonts w:ascii="宋体" w:hAnsi="宋体" w:cs="宋体"/>
          <w:b/>
          <w:bCs/>
          <w:sz w:val="24"/>
        </w:rPr>
      </w:pPr>
    </w:p>
    <w:p w:rsidR="007C5775" w:rsidRDefault="007C5775" w:rsidP="002744DC">
      <w:pPr>
        <w:spacing w:line="400" w:lineRule="exact"/>
        <w:ind w:firstLineChars="200" w:firstLine="482"/>
        <w:rPr>
          <w:rFonts w:ascii="宋体" w:hAnsi="宋体" w:cs="宋体"/>
          <w:b/>
          <w:bCs/>
          <w:sz w:val="24"/>
        </w:rPr>
      </w:pPr>
    </w:p>
    <w:p w:rsidR="007C5775" w:rsidRDefault="007C5775" w:rsidP="002744DC">
      <w:pPr>
        <w:spacing w:line="400" w:lineRule="exact"/>
        <w:ind w:firstLineChars="200" w:firstLine="482"/>
        <w:rPr>
          <w:rFonts w:ascii="宋体" w:hAnsi="宋体" w:cs="宋体"/>
          <w:b/>
          <w:bCs/>
          <w:sz w:val="24"/>
        </w:rPr>
      </w:pPr>
    </w:p>
    <w:p w:rsidR="007C5775" w:rsidRDefault="007C5775" w:rsidP="002744DC">
      <w:pPr>
        <w:spacing w:line="400" w:lineRule="exact"/>
        <w:ind w:firstLineChars="200" w:firstLine="482"/>
        <w:rPr>
          <w:rFonts w:ascii="宋体" w:hAnsi="宋体" w:cs="宋体"/>
          <w:b/>
          <w:bCs/>
          <w:sz w:val="24"/>
        </w:rPr>
      </w:pPr>
    </w:p>
    <w:p w:rsidR="007C5775" w:rsidRDefault="007C5775">
      <w:pPr>
        <w:spacing w:line="400" w:lineRule="exact"/>
        <w:rPr>
          <w:rFonts w:ascii="宋体" w:hAnsi="宋体" w:cs="宋体"/>
          <w:b/>
          <w:bCs/>
          <w:sz w:val="24"/>
        </w:rPr>
      </w:pPr>
    </w:p>
    <w:p w:rsidR="007C5775" w:rsidRDefault="007C5775">
      <w:pPr>
        <w:spacing w:line="400" w:lineRule="exact"/>
        <w:rPr>
          <w:rFonts w:ascii="宋体" w:hAnsi="宋体" w:cs="宋体"/>
          <w:b/>
          <w:bCs/>
          <w:sz w:val="24"/>
        </w:rPr>
      </w:pPr>
    </w:p>
    <w:p w:rsidR="007C5775" w:rsidRDefault="007C5775" w:rsidP="002744DC">
      <w:pPr>
        <w:spacing w:line="400" w:lineRule="exact"/>
        <w:ind w:firstLineChars="200" w:firstLine="482"/>
        <w:rPr>
          <w:rFonts w:ascii="宋体" w:hAnsi="宋体" w:cs="宋体"/>
          <w:b/>
          <w:bCs/>
          <w:sz w:val="24"/>
        </w:rPr>
      </w:pPr>
      <w:r>
        <w:rPr>
          <w:rFonts w:ascii="宋体" w:hAnsi="宋体" w:cs="宋体" w:hint="eastAsia"/>
          <w:b/>
          <w:bCs/>
          <w:sz w:val="24"/>
        </w:rPr>
        <w:t xml:space="preserve">                       </w:t>
      </w:r>
      <w:r>
        <w:rPr>
          <w:rFonts w:ascii="宋体" w:hAnsi="宋体" w:cs="宋体" w:hint="eastAsia"/>
          <w:sz w:val="24"/>
        </w:rPr>
        <w:t>图35  金属探测模块仿真</w:t>
      </w:r>
    </w:p>
    <w:p w:rsidR="007C5775" w:rsidRDefault="007C5775">
      <w:pPr>
        <w:spacing w:line="400" w:lineRule="exact"/>
        <w:ind w:firstLineChars="200" w:firstLine="480"/>
        <w:rPr>
          <w:rFonts w:ascii="宋体" w:hAnsi="宋体" w:cs="宋体"/>
          <w:b/>
          <w:bCs/>
          <w:sz w:val="24"/>
        </w:rPr>
      </w:pPr>
      <w:r>
        <w:rPr>
          <w:rFonts w:ascii="宋体" w:hAnsi="宋体" w:cs="宋体" w:hint="eastAsia"/>
          <w:sz w:val="24"/>
        </w:rPr>
        <w:t>经仿真，设计的三个模块均能进行正常的工作，可以焊接硬件电路。</w:t>
      </w:r>
    </w:p>
    <w:p w:rsidR="007C5775" w:rsidRDefault="007C5775" w:rsidP="002744DC">
      <w:pPr>
        <w:spacing w:line="400" w:lineRule="exact"/>
        <w:ind w:firstLineChars="200" w:firstLine="482"/>
        <w:rPr>
          <w:rFonts w:ascii="宋体" w:hAnsi="宋体" w:cs="宋体"/>
          <w:b/>
          <w:bCs/>
          <w:sz w:val="24"/>
        </w:rPr>
      </w:pPr>
    </w:p>
    <w:p w:rsidR="007C5775" w:rsidRDefault="007C5775">
      <w:pPr>
        <w:spacing w:line="400" w:lineRule="exact"/>
        <w:outlineLvl w:val="1"/>
        <w:rPr>
          <w:rFonts w:ascii="黑体" w:eastAsia="黑体" w:hAnsi="黑体" w:cs="黑体"/>
          <w:sz w:val="28"/>
          <w:szCs w:val="28"/>
        </w:rPr>
      </w:pPr>
      <w:bookmarkStart w:id="205" w:name="_Toc18778"/>
      <w:bookmarkStart w:id="206" w:name="_Toc30481"/>
      <w:r>
        <w:rPr>
          <w:rFonts w:ascii="黑体" w:eastAsia="黑体" w:hAnsi="黑体" w:cs="黑体" w:hint="eastAsia"/>
          <w:sz w:val="28"/>
          <w:szCs w:val="28"/>
        </w:rPr>
        <w:t>5.2  硬件电路</w:t>
      </w:r>
      <w:bookmarkEnd w:id="205"/>
      <w:bookmarkEnd w:id="206"/>
    </w:p>
    <w:p w:rsidR="007C5775" w:rsidRDefault="007C5775">
      <w:pPr>
        <w:spacing w:line="400" w:lineRule="exact"/>
        <w:ind w:firstLineChars="200" w:firstLine="480"/>
        <w:rPr>
          <w:rFonts w:ascii="宋体" w:hAnsi="宋体" w:cs="宋体"/>
          <w:sz w:val="24"/>
        </w:rPr>
      </w:pPr>
      <w:r>
        <w:rPr>
          <w:rFonts w:ascii="宋体" w:hAnsi="宋体" w:cs="宋体" w:hint="eastAsia"/>
          <w:sz w:val="24"/>
        </w:rPr>
        <w:t>利用</w:t>
      </w:r>
      <w:r>
        <w:rPr>
          <w:rFonts w:ascii="宋体" w:hAnsi="宋体" w:cs="宋体" w:hint="eastAsia"/>
          <w:sz w:val="24"/>
          <w:shd w:val="clear" w:color="auto" w:fill="FFFFFF"/>
        </w:rPr>
        <w:t>Altium Designer</w:t>
      </w:r>
      <w:r>
        <w:rPr>
          <w:rFonts w:ascii="宋体" w:hAnsi="宋体" w:cs="宋体" w:hint="eastAsia"/>
          <w:sz w:val="24"/>
        </w:rPr>
        <w:t>画出原理图，并完成相应的焊接组装，其组装后的实物见图36：</w:t>
      </w:r>
    </w:p>
    <w:p w:rsidR="007C5775" w:rsidRDefault="00E0132A">
      <w:pPr>
        <w:spacing w:line="400" w:lineRule="exact"/>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79744" behindDoc="0" locked="0" layoutInCell="1" allowOverlap="1">
            <wp:simplePos x="0" y="0"/>
            <wp:positionH relativeFrom="column">
              <wp:posOffset>859790</wp:posOffset>
            </wp:positionH>
            <wp:positionV relativeFrom="paragraph">
              <wp:posOffset>27940</wp:posOffset>
            </wp:positionV>
            <wp:extent cx="2972435" cy="1804670"/>
            <wp:effectExtent l="19050" t="0" r="0" b="0"/>
            <wp:wrapNone/>
            <wp:docPr id="42" name="图片 42" descr="2014-05-23_16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014-05-23_163935"/>
                    <pic:cNvPicPr>
                      <a:picLocks noChangeAspect="1" noChangeArrowheads="1"/>
                    </pic:cNvPicPr>
                  </pic:nvPicPr>
                  <pic:blipFill>
                    <a:blip r:embed="rId329"/>
                    <a:srcRect/>
                    <a:stretch>
                      <a:fillRect/>
                    </a:stretch>
                  </pic:blipFill>
                  <pic:spPr bwMode="auto">
                    <a:xfrm>
                      <a:off x="0" y="0"/>
                      <a:ext cx="2972435" cy="1804670"/>
                    </a:xfrm>
                    <a:prstGeom prst="rect">
                      <a:avLst/>
                    </a:prstGeom>
                    <a:noFill/>
                    <a:ln w="9525">
                      <a:noFill/>
                      <a:miter lim="800000"/>
                      <a:headEnd/>
                      <a:tailEnd/>
                    </a:ln>
                  </pic:spPr>
                </pic:pic>
              </a:graphicData>
            </a:graphic>
          </wp:anchor>
        </w:drawing>
      </w: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ind w:firstLineChars="200" w:firstLine="480"/>
        <w:rPr>
          <w:rFonts w:ascii="宋体" w:hAnsi="宋体" w:cs="宋体"/>
          <w:sz w:val="24"/>
        </w:rPr>
      </w:pPr>
    </w:p>
    <w:p w:rsidR="007C5775" w:rsidRDefault="007C5775">
      <w:pPr>
        <w:spacing w:line="400" w:lineRule="exact"/>
        <w:rPr>
          <w:rFonts w:ascii="宋体" w:hAnsi="宋体" w:cs="宋体"/>
          <w:sz w:val="24"/>
        </w:rPr>
      </w:pPr>
    </w:p>
    <w:p w:rsidR="007C5775" w:rsidRDefault="007C5775">
      <w:pPr>
        <w:spacing w:line="400" w:lineRule="exact"/>
        <w:jc w:val="center"/>
        <w:rPr>
          <w:rFonts w:ascii="宋体" w:hAnsi="宋体" w:cs="宋体"/>
          <w:b/>
          <w:bCs/>
          <w:sz w:val="24"/>
        </w:rPr>
      </w:pPr>
      <w:r>
        <w:rPr>
          <w:rFonts w:ascii="宋体" w:hAnsi="宋体" w:cs="宋体" w:hint="eastAsia"/>
          <w:sz w:val="24"/>
        </w:rPr>
        <w:t>图36  硬件电路实物图</w:t>
      </w:r>
    </w:p>
    <w:p w:rsidR="007C5775" w:rsidRDefault="007C5775">
      <w:pPr>
        <w:spacing w:line="400" w:lineRule="exact"/>
        <w:rPr>
          <w:rFonts w:ascii="宋体" w:hAnsi="宋体" w:cs="宋体"/>
          <w:sz w:val="24"/>
        </w:rPr>
      </w:pPr>
      <w:r>
        <w:rPr>
          <w:rFonts w:ascii="宋体" w:hAnsi="宋体" w:cs="宋体" w:hint="eastAsia"/>
          <w:sz w:val="24"/>
        </w:rPr>
        <w:t xml:space="preserve">    在确定了焊接无误后，利用三刀开关选择所需的探测模式，每个模式都进行相应的调试，使其实现相应的功能。</w:t>
      </w:r>
    </w:p>
    <w:p w:rsidR="007C5775" w:rsidRDefault="007C5775">
      <w:pPr>
        <w:numPr>
          <w:ilvl w:val="0"/>
          <w:numId w:val="17"/>
        </w:numPr>
        <w:spacing w:line="400" w:lineRule="exact"/>
        <w:ind w:firstLineChars="200" w:firstLine="480"/>
        <w:rPr>
          <w:rFonts w:ascii="宋体" w:hAnsi="宋体" w:cs="宋体"/>
          <w:sz w:val="24"/>
        </w:rPr>
      </w:pPr>
      <w:commentRangeStart w:id="207"/>
      <w:r>
        <w:rPr>
          <w:rFonts w:ascii="宋体" w:hAnsi="宋体" w:cs="宋体" w:hint="eastAsia"/>
          <w:sz w:val="24"/>
        </w:rPr>
        <w:t>水管模块调试</w:t>
      </w:r>
    </w:p>
    <w:p w:rsidR="007C5775" w:rsidRDefault="007C5775">
      <w:pPr>
        <w:spacing w:line="400" w:lineRule="exact"/>
        <w:rPr>
          <w:rFonts w:ascii="宋体" w:hAnsi="宋体" w:cs="宋体"/>
          <w:sz w:val="24"/>
        </w:rPr>
      </w:pPr>
      <w:r>
        <w:rPr>
          <w:rFonts w:ascii="宋体" w:hAnsi="宋体" w:cs="宋体" w:hint="eastAsia"/>
          <w:sz w:val="24"/>
        </w:rPr>
        <w:t xml:space="preserve">    调节与555中控制占空比的电位器，使其产生方波脉冲</w:t>
      </w:r>
      <w:commentRangeEnd w:id="207"/>
      <w:r w:rsidR="005635A7">
        <w:rPr>
          <w:rStyle w:val="ae"/>
        </w:rPr>
        <w:commentReference w:id="207"/>
      </w:r>
      <w:r>
        <w:rPr>
          <w:rFonts w:ascii="宋体" w:hAnsi="宋体" w:cs="宋体" w:hint="eastAsia"/>
          <w:sz w:val="24"/>
        </w:rPr>
        <w:t>。</w:t>
      </w:r>
    </w:p>
    <w:p w:rsidR="007C5775" w:rsidRDefault="007C5775">
      <w:pPr>
        <w:spacing w:line="400" w:lineRule="exact"/>
        <w:rPr>
          <w:rFonts w:ascii="宋体" w:hAnsi="宋体" w:cs="宋体"/>
          <w:sz w:val="24"/>
        </w:rPr>
      </w:pPr>
      <w:r>
        <w:rPr>
          <w:rFonts w:ascii="宋体" w:hAnsi="宋体" w:cs="宋体" w:hint="eastAsia"/>
          <w:sz w:val="24"/>
        </w:rPr>
        <w:t xml:space="preserve">    2）金属模块调试</w:t>
      </w:r>
    </w:p>
    <w:p w:rsidR="007C5775" w:rsidRDefault="007C5775">
      <w:pPr>
        <w:spacing w:line="400" w:lineRule="exact"/>
        <w:ind w:firstLineChars="200" w:firstLine="480"/>
        <w:rPr>
          <w:rFonts w:ascii="宋体" w:hAnsi="宋体" w:cs="宋体"/>
          <w:sz w:val="24"/>
        </w:rPr>
      </w:pPr>
      <w:r>
        <w:rPr>
          <w:rFonts w:ascii="宋体" w:hAnsi="宋体" w:cs="宋体" w:hint="eastAsia"/>
          <w:sz w:val="24"/>
        </w:rPr>
        <w:t>接上电源，在不靠近金属的情况下，调节电位器到刚好不发声。当靠近金属时蜂鸣器和二极管应该动作，远离金属后蜂鸣器和二极管应该停止动作，若远离不能停止动作，应该把电位器逆时针方向调一点点再试，直到符合要求为止。</w:t>
      </w:r>
    </w:p>
    <w:p w:rsidR="007C5775" w:rsidRDefault="007C5775">
      <w:pPr>
        <w:rPr>
          <w:rFonts w:ascii="宋体" w:hAnsi="宋体" w:cs="宋体"/>
          <w:b/>
          <w:sz w:val="24"/>
        </w:rPr>
      </w:pPr>
    </w:p>
    <w:p w:rsidR="007C5775" w:rsidRDefault="007C5775">
      <w:pPr>
        <w:outlineLvl w:val="1"/>
        <w:rPr>
          <w:rFonts w:ascii="黑体" w:eastAsia="黑体" w:hAnsi="黑体" w:cs="黑体"/>
          <w:bCs/>
          <w:sz w:val="28"/>
          <w:szCs w:val="28"/>
        </w:rPr>
      </w:pPr>
      <w:bookmarkStart w:id="208" w:name="_Toc15831"/>
      <w:bookmarkStart w:id="209" w:name="_Toc16205"/>
      <w:r>
        <w:rPr>
          <w:rFonts w:ascii="黑体" w:eastAsia="黑体" w:hAnsi="黑体" w:cs="黑体" w:hint="eastAsia"/>
          <w:bCs/>
          <w:sz w:val="28"/>
          <w:szCs w:val="28"/>
        </w:rPr>
        <w:t>5．3 探测结果</w:t>
      </w:r>
      <w:bookmarkEnd w:id="208"/>
      <w:bookmarkEnd w:id="209"/>
    </w:p>
    <w:p w:rsidR="007C5775" w:rsidRDefault="007C5775" w:rsidP="002744DC">
      <w:pPr>
        <w:ind w:firstLineChars="200" w:firstLine="480"/>
        <w:rPr>
          <w:rFonts w:ascii="宋体" w:hAnsi="宋体" w:cs="宋体"/>
          <w:bCs/>
          <w:sz w:val="24"/>
        </w:rPr>
      </w:pPr>
      <w:r>
        <w:rPr>
          <w:rFonts w:ascii="宋体" w:hAnsi="宋体" w:cs="宋体" w:hint="eastAsia"/>
          <w:bCs/>
          <w:sz w:val="24"/>
        </w:rPr>
        <w:t>不同模式下通过探测器的实验数据如下表所示：</w:t>
      </w:r>
    </w:p>
    <w:p w:rsidR="007C5775" w:rsidRDefault="007C5775">
      <w:pPr>
        <w:rPr>
          <w:rFonts w:ascii="宋体" w:hAnsi="宋体" w:cs="宋体"/>
          <w:bCs/>
          <w:sz w:val="24"/>
        </w:rPr>
      </w:pPr>
      <w:r>
        <w:rPr>
          <w:rFonts w:ascii="宋体" w:hAnsi="宋体" w:cs="宋体" w:hint="eastAsia"/>
          <w:bCs/>
          <w:sz w:val="24"/>
        </w:rPr>
        <w:t>表2</w:t>
      </w:r>
    </w:p>
    <w:p w:rsidR="007C5775" w:rsidRDefault="00E0132A">
      <w:pPr>
        <w:rPr>
          <w:rFonts w:ascii="宋体" w:hAnsi="宋体" w:cs="宋体"/>
          <w:bCs/>
          <w:sz w:val="24"/>
        </w:rPr>
      </w:pPr>
      <w:r>
        <w:rPr>
          <w:rFonts w:ascii="宋体" w:hAnsi="宋体" w:cs="宋体" w:hint="eastAsia"/>
          <w:bCs/>
          <w:noProof/>
          <w:sz w:val="24"/>
        </w:rPr>
        <w:drawing>
          <wp:anchor distT="0" distB="0" distL="114300" distR="114300" simplePos="0" relativeHeight="251680768" behindDoc="0" locked="0" layoutInCell="1" allowOverlap="1">
            <wp:simplePos x="0" y="0"/>
            <wp:positionH relativeFrom="column">
              <wp:posOffset>0</wp:posOffset>
            </wp:positionH>
            <wp:positionV relativeFrom="paragraph">
              <wp:posOffset>23495</wp:posOffset>
            </wp:positionV>
            <wp:extent cx="4965700" cy="2330450"/>
            <wp:effectExtent l="19050" t="0" r="6350" b="0"/>
            <wp:wrapNone/>
            <wp:docPr id="43" name="图片 43" descr="2014-05-23_16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014-05-23_164359"/>
                    <pic:cNvPicPr>
                      <a:picLocks noChangeAspect="1" noChangeArrowheads="1"/>
                    </pic:cNvPicPr>
                  </pic:nvPicPr>
                  <pic:blipFill>
                    <a:blip r:embed="rId330"/>
                    <a:srcRect/>
                    <a:stretch>
                      <a:fillRect/>
                    </a:stretch>
                  </pic:blipFill>
                  <pic:spPr bwMode="auto">
                    <a:xfrm>
                      <a:off x="0" y="0"/>
                      <a:ext cx="4965700" cy="2330450"/>
                    </a:xfrm>
                    <a:prstGeom prst="rect">
                      <a:avLst/>
                    </a:prstGeom>
                    <a:noFill/>
                    <a:ln w="9525">
                      <a:noFill/>
                      <a:miter lim="800000"/>
                      <a:headEnd/>
                      <a:tailEnd/>
                    </a:ln>
                  </pic:spPr>
                </pic:pic>
              </a:graphicData>
            </a:graphic>
          </wp:anchor>
        </w:drawing>
      </w:r>
    </w:p>
    <w:p w:rsidR="007C5775" w:rsidRDefault="007C5775">
      <w:pPr>
        <w:spacing w:line="400" w:lineRule="exact"/>
      </w:pPr>
    </w:p>
    <w:p w:rsidR="007C5775" w:rsidRDefault="007C5775">
      <w:pPr>
        <w:spacing w:line="400" w:lineRule="exact"/>
      </w:pPr>
    </w:p>
    <w:p w:rsidR="007C5775" w:rsidRDefault="007C5775">
      <w:pPr>
        <w:spacing w:line="400" w:lineRule="exact"/>
      </w:pPr>
    </w:p>
    <w:p w:rsidR="007C5775" w:rsidRDefault="007C5775">
      <w:pPr>
        <w:spacing w:line="400" w:lineRule="exact"/>
      </w:pPr>
    </w:p>
    <w:p w:rsidR="007C5775" w:rsidRDefault="007C5775">
      <w:pPr>
        <w:spacing w:line="400" w:lineRule="exact"/>
      </w:pPr>
    </w:p>
    <w:p w:rsidR="007C5775" w:rsidRDefault="007C5775">
      <w:pPr>
        <w:spacing w:line="400" w:lineRule="exact"/>
      </w:pPr>
    </w:p>
    <w:p w:rsidR="007C5775" w:rsidRDefault="007C5775">
      <w:pPr>
        <w:spacing w:line="400" w:lineRule="exact"/>
      </w:pPr>
    </w:p>
    <w:p w:rsidR="007C5775" w:rsidRDefault="007C5775">
      <w:pPr>
        <w:spacing w:line="400" w:lineRule="exact"/>
        <w:rPr>
          <w:rFonts w:ascii="宋体" w:hAnsi="宋体" w:cs="宋体"/>
          <w:b/>
          <w:bCs/>
          <w:sz w:val="28"/>
          <w:szCs w:val="28"/>
        </w:rPr>
      </w:pPr>
    </w:p>
    <w:p w:rsidR="007C5775" w:rsidRDefault="007C5775">
      <w:pPr>
        <w:spacing w:line="400" w:lineRule="exact"/>
        <w:jc w:val="center"/>
        <w:rPr>
          <w:rFonts w:ascii="宋体" w:hAnsi="宋体" w:cs="宋体"/>
          <w:b/>
          <w:bCs/>
          <w:sz w:val="28"/>
          <w:szCs w:val="28"/>
        </w:rPr>
      </w:pPr>
    </w:p>
    <w:p w:rsidR="007C5775" w:rsidRDefault="007C5775">
      <w:pPr>
        <w:spacing w:line="400" w:lineRule="exact"/>
        <w:jc w:val="center"/>
        <w:outlineLvl w:val="0"/>
        <w:rPr>
          <w:rFonts w:ascii="黑体" w:eastAsia="黑体" w:hAnsi="黑体" w:cs="黑体"/>
          <w:sz w:val="30"/>
          <w:szCs w:val="30"/>
        </w:rPr>
      </w:pPr>
      <w:bookmarkStart w:id="210" w:name="_Toc2744"/>
      <w:bookmarkStart w:id="211" w:name="_Toc14812"/>
      <w:r>
        <w:rPr>
          <w:rFonts w:ascii="黑体" w:eastAsia="黑体" w:hAnsi="黑体" w:cs="黑体" w:hint="eastAsia"/>
          <w:sz w:val="30"/>
          <w:szCs w:val="30"/>
        </w:rPr>
        <w:t>6 总结</w:t>
      </w:r>
      <w:bookmarkEnd w:id="210"/>
      <w:bookmarkEnd w:id="211"/>
    </w:p>
    <w:p w:rsidR="007C5775" w:rsidRDefault="007C5775">
      <w:pPr>
        <w:spacing w:line="400" w:lineRule="exact"/>
        <w:jc w:val="left"/>
      </w:pPr>
      <w:r>
        <w:rPr>
          <w:rFonts w:ascii="宋体" w:hAnsi="宋体" w:cs="宋体" w:hint="eastAsia"/>
          <w:sz w:val="24"/>
        </w:rPr>
        <w:t>本文设计的墙体探测器的核心是STM32单片机。是集合三种功能的智能型探测器。该硬件的设计简洁易用，软件流程清楚明了，在保证实现基本工作性能的同时最大程度减小了成本。通过自制的电容极板能测量变化的电容，并将其转化为电压形式变现出来；通过自制的感应线圈能及时感应磁场的变化情况，并及将其转化为电压变化；利用感应电场原理设计的感应板，能反应接近22V电源线时电压的变化情况。核心部件STM32单片机的选用，不需要大量的计算，从而降低了系统的不稳定性，突出了本设计的优异之处。此外这里利用STM32自带的AD转换器可以实现数据的采集和处理工作，不仅不影响系统的工作性能，还可以减小硬件设计的工作量。软件设计的整体思想是按模块化进行的，分为AD转换、水管检测、带电电线检测、金属检测等模块，保证统保拥有更好的逻辑性和结构性。最后蜂鸣器和二极管的动作情况可以保证在使用中第一时间观测到目标管线的存在，使得用户可以第一时间察觉到探测目标的存在。总之，课题设计的墙体探测器拥有信号检测稳定、算法使用灵活、系统资源丰富、产品体积小、易于携带等优点。</w:t>
      </w: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rPr>
          <w:rFonts w:ascii="宋体" w:hAnsi="宋体" w:cs="宋体"/>
          <w:sz w:val="24"/>
        </w:rPr>
      </w:pPr>
    </w:p>
    <w:p w:rsidR="007C5775" w:rsidRDefault="007C5775">
      <w:pPr>
        <w:spacing w:line="400" w:lineRule="exact"/>
        <w:jc w:val="left"/>
        <w:outlineLvl w:val="0"/>
        <w:rPr>
          <w:rFonts w:ascii="宋体" w:hAnsi="宋体" w:cs="宋体"/>
          <w:sz w:val="28"/>
          <w:szCs w:val="28"/>
        </w:rPr>
      </w:pPr>
      <w:bookmarkStart w:id="212" w:name="_Toc17341"/>
      <w:bookmarkStart w:id="213" w:name="_Toc8600"/>
      <w:r>
        <w:rPr>
          <w:rFonts w:ascii="黑体" w:eastAsia="黑体" w:hAnsi="黑体" w:cs="黑体" w:hint="eastAsia"/>
          <w:sz w:val="28"/>
          <w:szCs w:val="28"/>
        </w:rPr>
        <w:t>参考文献</w:t>
      </w:r>
      <w:bookmarkEnd w:id="212"/>
      <w:bookmarkEnd w:id="213"/>
    </w:p>
    <w:p w:rsidR="007C5775" w:rsidRDefault="007C5775">
      <w:pPr>
        <w:spacing w:line="400" w:lineRule="exact"/>
        <w:jc w:val="left"/>
        <w:rPr>
          <w:rFonts w:ascii="宋体" w:hAnsi="宋体" w:cs="宋体"/>
          <w:szCs w:val="21"/>
        </w:rPr>
      </w:pPr>
      <w:r>
        <w:rPr>
          <w:rFonts w:ascii="宋体" w:hAnsi="宋体" w:cs="宋体" w:hint="eastAsia"/>
          <w:szCs w:val="21"/>
        </w:rPr>
        <w:t>[1]</w:t>
      </w:r>
      <w:r>
        <w:rPr>
          <w:rFonts w:ascii="宋体" w:hAnsi="宋体" w:cs="宋体" w:hint="eastAsia"/>
          <w:color w:val="000000"/>
          <w:szCs w:val="21"/>
        </w:rPr>
        <w:t>张文彬.电磁金属探测器的设计.天津：天津理工大学，2013</w:t>
      </w:r>
    </w:p>
    <w:p w:rsidR="007C5775" w:rsidRDefault="007C5775">
      <w:pPr>
        <w:spacing w:line="400" w:lineRule="exact"/>
        <w:jc w:val="left"/>
        <w:rPr>
          <w:rFonts w:ascii="宋体" w:hAnsi="宋体" w:cs="宋体"/>
          <w:szCs w:val="21"/>
        </w:rPr>
      </w:pPr>
      <w:r>
        <w:rPr>
          <w:rFonts w:ascii="宋体" w:hAnsi="宋体" w:cs="宋体" w:hint="eastAsia"/>
          <w:szCs w:val="21"/>
        </w:rPr>
        <w:t>[2]</w:t>
      </w:r>
      <w:r>
        <w:rPr>
          <w:rFonts w:ascii="宋体" w:hAnsi="宋体" w:cs="宋体" w:hint="eastAsia"/>
          <w:color w:val="000000"/>
          <w:szCs w:val="21"/>
        </w:rPr>
        <w:t>童鑫.用于液位测量的压力传感器研究.安徽：合肥工业大学，2012</w:t>
      </w:r>
    </w:p>
    <w:p w:rsidR="007C5775" w:rsidRDefault="007C5775">
      <w:pPr>
        <w:spacing w:line="400" w:lineRule="exact"/>
        <w:jc w:val="left"/>
        <w:rPr>
          <w:rFonts w:ascii="宋体" w:hAnsi="宋体" w:cs="宋体"/>
          <w:szCs w:val="21"/>
        </w:rPr>
      </w:pPr>
      <w:r>
        <w:rPr>
          <w:rFonts w:ascii="宋体" w:hAnsi="宋体" w:cs="宋体" w:hint="eastAsia"/>
          <w:szCs w:val="21"/>
        </w:rPr>
        <w:t xml:space="preserve">[3] </w:t>
      </w:r>
      <w:r>
        <w:rPr>
          <w:rFonts w:ascii="宋体" w:hAnsi="宋体" w:cs="宋体" w:hint="eastAsia"/>
          <w:color w:val="000000"/>
          <w:szCs w:val="21"/>
        </w:rPr>
        <w:t>陆健</w:t>
      </w:r>
      <w:r>
        <w:rPr>
          <w:rFonts w:ascii="宋体" w:hAnsi="宋体" w:cs="宋体" w:hint="eastAsia"/>
          <w:szCs w:val="21"/>
        </w:rPr>
        <w:t xml:space="preserve"> </w:t>
      </w:r>
      <w:r>
        <w:rPr>
          <w:rFonts w:ascii="宋体" w:hAnsi="宋体" w:cs="宋体" w:hint="eastAsia"/>
          <w:color w:val="000000"/>
          <w:szCs w:val="21"/>
        </w:rPr>
        <w:t>.智能探木探电线专用集成电路设计.上海：复旦大学，2005</w:t>
      </w:r>
    </w:p>
    <w:p w:rsidR="007C5775" w:rsidRDefault="007C5775">
      <w:pPr>
        <w:spacing w:line="400" w:lineRule="exact"/>
        <w:jc w:val="left"/>
        <w:rPr>
          <w:rFonts w:ascii="宋体" w:hAnsi="宋体" w:cs="宋体"/>
          <w:szCs w:val="21"/>
        </w:rPr>
      </w:pPr>
      <w:r>
        <w:rPr>
          <w:rFonts w:ascii="宋体" w:hAnsi="宋体" w:cs="宋体" w:hint="eastAsia"/>
          <w:szCs w:val="21"/>
        </w:rPr>
        <w:t>[4]陈金贵</w:t>
      </w:r>
      <w:r>
        <w:rPr>
          <w:rFonts w:ascii="宋体" w:hAnsi="宋体" w:cs="宋体" w:hint="eastAsia"/>
          <w:color w:val="000000"/>
          <w:szCs w:val="21"/>
        </w:rPr>
        <w:t>.掌上型数字涡流探伤仪的研制.南昌：南昌航空大学，2007</w:t>
      </w:r>
    </w:p>
    <w:p w:rsidR="007C5775" w:rsidRDefault="007C5775">
      <w:pPr>
        <w:spacing w:line="400" w:lineRule="exact"/>
        <w:jc w:val="left"/>
        <w:rPr>
          <w:rFonts w:ascii="宋体" w:hAnsi="宋体" w:cs="宋体"/>
          <w:szCs w:val="21"/>
        </w:rPr>
      </w:pPr>
      <w:r>
        <w:rPr>
          <w:rFonts w:ascii="宋体" w:hAnsi="宋体" w:cs="宋体" w:hint="eastAsia"/>
          <w:szCs w:val="21"/>
        </w:rPr>
        <w:t>[5]</w:t>
      </w:r>
      <w:r>
        <w:rPr>
          <w:rFonts w:ascii="宋体" w:hAnsi="宋体" w:cs="宋体" w:hint="eastAsia"/>
          <w:color w:val="000000"/>
          <w:szCs w:val="21"/>
        </w:rPr>
        <w:t>彭长保.电子式电流互感器高压侧在线供能研究.武汉：华中科技大学，2007</w:t>
      </w:r>
    </w:p>
    <w:p w:rsidR="007C5775" w:rsidRDefault="007C5775">
      <w:pPr>
        <w:spacing w:line="400" w:lineRule="exact"/>
        <w:jc w:val="left"/>
        <w:rPr>
          <w:rFonts w:ascii="宋体" w:hAnsi="宋体" w:cs="宋体"/>
          <w:szCs w:val="21"/>
        </w:rPr>
      </w:pPr>
      <w:r>
        <w:rPr>
          <w:rFonts w:ascii="宋体" w:hAnsi="宋体" w:cs="宋体" w:hint="eastAsia"/>
          <w:szCs w:val="21"/>
        </w:rPr>
        <w:t>[6]</w:t>
      </w:r>
      <w:r>
        <w:rPr>
          <w:rFonts w:ascii="宋体" w:hAnsi="宋体" w:cs="宋体" w:hint="eastAsia"/>
          <w:color w:val="000000"/>
          <w:szCs w:val="21"/>
        </w:rPr>
        <w:t>陈涛.基于双CPU的脉冲涡流数据采集系统设计.镇江：江苏科技大学，2011</w:t>
      </w:r>
    </w:p>
    <w:p w:rsidR="007C5775" w:rsidRDefault="007C5775">
      <w:pPr>
        <w:spacing w:line="400" w:lineRule="exact"/>
        <w:jc w:val="left"/>
        <w:rPr>
          <w:rFonts w:ascii="宋体" w:hAnsi="宋体" w:cs="宋体"/>
          <w:szCs w:val="21"/>
        </w:rPr>
      </w:pPr>
      <w:r>
        <w:rPr>
          <w:rFonts w:ascii="宋体" w:hAnsi="宋体" w:cs="宋体" w:hint="eastAsia"/>
          <w:szCs w:val="21"/>
        </w:rPr>
        <w:t>[7]</w:t>
      </w:r>
      <w:r>
        <w:rPr>
          <w:rFonts w:ascii="宋体" w:hAnsi="宋体" w:cs="宋体" w:hint="eastAsia"/>
          <w:color w:val="000000"/>
          <w:szCs w:val="21"/>
        </w:rPr>
        <w:t>张明.电磁测量与成像技术三维有限元建模与特性分析.天津：天津大学，2009</w:t>
      </w:r>
    </w:p>
    <w:p w:rsidR="007C5775" w:rsidRDefault="007C5775">
      <w:pPr>
        <w:spacing w:line="400" w:lineRule="exact"/>
        <w:jc w:val="left"/>
        <w:rPr>
          <w:rFonts w:ascii="宋体" w:hAnsi="宋体" w:cs="宋体"/>
          <w:szCs w:val="21"/>
        </w:rPr>
      </w:pPr>
      <w:r>
        <w:rPr>
          <w:rFonts w:ascii="宋体" w:hAnsi="宋体" w:cs="宋体" w:hint="eastAsia"/>
          <w:szCs w:val="21"/>
        </w:rPr>
        <w:t>[8]</w:t>
      </w:r>
      <w:r>
        <w:rPr>
          <w:rFonts w:ascii="宋体" w:hAnsi="宋体" w:cs="宋体" w:hint="eastAsia"/>
          <w:color w:val="000000"/>
          <w:szCs w:val="21"/>
        </w:rPr>
        <w:t>王阳.基于CMOS工艺的集成微电容式传感器研究.安徽：安徽大学，2012</w:t>
      </w:r>
    </w:p>
    <w:p w:rsidR="007C5775" w:rsidRDefault="007C5775">
      <w:pPr>
        <w:spacing w:line="400" w:lineRule="exact"/>
        <w:jc w:val="left"/>
        <w:rPr>
          <w:rFonts w:ascii="宋体" w:hAnsi="宋体" w:cs="宋体"/>
          <w:szCs w:val="21"/>
        </w:rPr>
      </w:pPr>
      <w:r>
        <w:rPr>
          <w:rFonts w:ascii="宋体" w:hAnsi="宋体" w:cs="宋体" w:hint="eastAsia"/>
          <w:szCs w:val="21"/>
        </w:rPr>
        <w:t>[9]</w:t>
      </w:r>
      <w:r>
        <w:rPr>
          <w:rFonts w:ascii="宋体" w:hAnsi="宋体" w:cs="宋体" w:hint="eastAsia"/>
          <w:color w:val="000000"/>
          <w:szCs w:val="21"/>
        </w:rPr>
        <w:t>骆育.智能电缆路径检测仪的研究和设计.西安：西安电子科技大学，2009</w:t>
      </w:r>
    </w:p>
    <w:p w:rsidR="007C5775" w:rsidRDefault="007C5775">
      <w:pPr>
        <w:spacing w:line="400" w:lineRule="exact"/>
        <w:jc w:val="left"/>
        <w:rPr>
          <w:rFonts w:ascii="宋体" w:hAnsi="宋体" w:cs="宋体"/>
          <w:szCs w:val="21"/>
        </w:rPr>
      </w:pPr>
      <w:r>
        <w:rPr>
          <w:rFonts w:ascii="宋体" w:hAnsi="宋体" w:cs="宋体" w:hint="eastAsia"/>
          <w:szCs w:val="21"/>
        </w:rPr>
        <w:t>[10]</w:t>
      </w:r>
      <w:r>
        <w:rPr>
          <w:rFonts w:ascii="宋体" w:hAnsi="宋体" w:cs="宋体" w:hint="eastAsia"/>
          <w:color w:val="000000"/>
          <w:szCs w:val="21"/>
        </w:rPr>
        <w:t>白玉成.基于MULTISIM仿真电路的设计与分析.哈尔滨：哈尔滨工程大学，2010</w:t>
      </w:r>
    </w:p>
    <w:p w:rsidR="007C5775" w:rsidRDefault="007C5775">
      <w:pPr>
        <w:spacing w:line="400" w:lineRule="exact"/>
        <w:jc w:val="left"/>
        <w:rPr>
          <w:rFonts w:ascii="宋体" w:hAnsi="宋体" w:cs="宋体"/>
          <w:color w:val="000000"/>
          <w:szCs w:val="21"/>
        </w:rPr>
      </w:pPr>
      <w:r>
        <w:rPr>
          <w:rFonts w:ascii="宋体" w:hAnsi="宋体" w:cs="宋体" w:hint="eastAsia"/>
          <w:szCs w:val="21"/>
        </w:rPr>
        <w:t>[11]</w:t>
      </w:r>
      <w:r>
        <w:rPr>
          <w:rFonts w:ascii="宋体" w:hAnsi="宋体" w:cs="宋体" w:hint="eastAsia"/>
          <w:color w:val="000000"/>
          <w:szCs w:val="21"/>
        </w:rPr>
        <w:t>徐长英.多功能钢球检测仪的研制.南昌：南昌航空大学，2007</w:t>
      </w:r>
    </w:p>
    <w:p w:rsidR="007C5775" w:rsidRDefault="007C5775">
      <w:pPr>
        <w:spacing w:line="400" w:lineRule="exact"/>
        <w:jc w:val="left"/>
        <w:rPr>
          <w:rFonts w:ascii="宋体" w:hAnsi="宋体" w:cs="宋体"/>
          <w:szCs w:val="21"/>
        </w:rPr>
      </w:pPr>
      <w:r>
        <w:rPr>
          <w:rFonts w:ascii="宋体" w:hAnsi="宋体" w:cs="宋体" w:hint="eastAsia"/>
          <w:szCs w:val="21"/>
        </w:rPr>
        <w:t>[12]</w:t>
      </w:r>
      <w:r>
        <w:rPr>
          <w:rFonts w:ascii="宋体" w:hAnsi="宋体" w:cs="宋体" w:hint="eastAsia"/>
          <w:color w:val="000000"/>
          <w:szCs w:val="21"/>
        </w:rPr>
        <w:t>徐瑶.基于磁弹效应的应力检测方法研究.长沙：国防科学技术大学，2011</w:t>
      </w:r>
    </w:p>
    <w:p w:rsidR="007C5775" w:rsidRDefault="007C5775">
      <w:pPr>
        <w:spacing w:line="400" w:lineRule="exact"/>
        <w:jc w:val="left"/>
        <w:rPr>
          <w:rFonts w:ascii="宋体" w:hAnsi="宋体" w:cs="宋体"/>
          <w:szCs w:val="21"/>
        </w:rPr>
      </w:pPr>
      <w:r>
        <w:rPr>
          <w:rFonts w:ascii="宋体" w:hAnsi="宋体" w:cs="宋体" w:hint="eastAsia"/>
          <w:szCs w:val="21"/>
        </w:rPr>
        <w:t>[13]</w:t>
      </w:r>
      <w:r>
        <w:rPr>
          <w:rFonts w:ascii="宋体" w:hAnsi="宋体" w:cs="宋体" w:hint="eastAsia"/>
          <w:color w:val="000000"/>
          <w:szCs w:val="21"/>
        </w:rPr>
        <w:t>张宇.基于单片机的电缆路径检测系统的研究.西安：西安电子科技大学，2009</w:t>
      </w:r>
    </w:p>
    <w:p w:rsidR="007C5775" w:rsidRDefault="007C5775">
      <w:pPr>
        <w:spacing w:line="400" w:lineRule="exact"/>
        <w:jc w:val="left"/>
        <w:rPr>
          <w:rFonts w:ascii="宋体" w:hAnsi="宋体" w:cs="宋体"/>
          <w:szCs w:val="21"/>
        </w:rPr>
      </w:pPr>
      <w:r>
        <w:rPr>
          <w:rFonts w:ascii="宋体" w:hAnsi="宋体" w:cs="宋体" w:hint="eastAsia"/>
          <w:szCs w:val="21"/>
        </w:rPr>
        <w:t>[14]</w:t>
      </w:r>
      <w:r>
        <w:rPr>
          <w:rFonts w:ascii="宋体" w:hAnsi="宋体" w:cs="宋体" w:hint="eastAsia"/>
          <w:color w:val="000000"/>
          <w:szCs w:val="21"/>
        </w:rPr>
        <w:t>蔡清华.金属基多层板厚电涡流动态检测技术与系统研究.杭州：浙江大学，2006</w:t>
      </w:r>
    </w:p>
    <w:p w:rsidR="007C5775" w:rsidRDefault="007C5775">
      <w:pPr>
        <w:spacing w:line="400" w:lineRule="exact"/>
        <w:jc w:val="left"/>
        <w:rPr>
          <w:rFonts w:ascii="宋体" w:hAnsi="宋体" w:cs="宋体"/>
          <w:szCs w:val="21"/>
        </w:rPr>
      </w:pPr>
      <w:r>
        <w:rPr>
          <w:rFonts w:ascii="宋体" w:hAnsi="宋体" w:cs="宋体" w:hint="eastAsia"/>
          <w:szCs w:val="21"/>
        </w:rPr>
        <w:t>[15]蒋沂萍.轴承滚动体无损检测技术及应用.济南：山东大学，2002</w:t>
      </w:r>
    </w:p>
    <w:p w:rsidR="007C5775" w:rsidRDefault="007C5775">
      <w:pPr>
        <w:spacing w:line="400" w:lineRule="exact"/>
        <w:jc w:val="left"/>
        <w:rPr>
          <w:rFonts w:ascii="宋体" w:hAnsi="宋体" w:cs="宋体"/>
          <w:szCs w:val="21"/>
        </w:rPr>
      </w:pPr>
      <w:r>
        <w:rPr>
          <w:rFonts w:ascii="宋体" w:hAnsi="宋体" w:cs="宋体" w:hint="eastAsia"/>
          <w:szCs w:val="21"/>
        </w:rPr>
        <w:t>[16]</w:t>
      </w:r>
      <w:r>
        <w:rPr>
          <w:rFonts w:ascii="宋体" w:hAnsi="宋体" w:cs="宋体" w:hint="eastAsia"/>
          <w:color w:val="666666"/>
          <w:szCs w:val="21"/>
        </w:rPr>
        <w:t xml:space="preserve"> </w:t>
      </w:r>
      <w:r>
        <w:rPr>
          <w:rFonts w:ascii="宋体" w:hAnsi="宋体" w:cs="宋体" w:hint="eastAsia"/>
          <w:color w:val="000000"/>
          <w:szCs w:val="21"/>
        </w:rPr>
        <w:t>陶大锦.涡流技术在应力检测中的应用.机床与液压，2013年4期，15-16</w:t>
      </w:r>
    </w:p>
    <w:p w:rsidR="007C5775" w:rsidRDefault="007C5775">
      <w:pPr>
        <w:spacing w:line="400" w:lineRule="exact"/>
        <w:jc w:val="left"/>
        <w:rPr>
          <w:rFonts w:ascii="宋体" w:hAnsi="宋体" w:cs="宋体"/>
          <w:color w:val="000000"/>
          <w:szCs w:val="21"/>
        </w:rPr>
      </w:pPr>
      <w:r>
        <w:rPr>
          <w:rFonts w:ascii="宋体" w:hAnsi="宋体" w:cs="宋体" w:hint="eastAsia"/>
          <w:szCs w:val="21"/>
        </w:rPr>
        <w:t>[17]</w:t>
      </w:r>
      <w:r>
        <w:rPr>
          <w:rFonts w:ascii="宋体" w:hAnsi="宋体" w:cs="宋体" w:hint="eastAsia"/>
          <w:color w:val="000000"/>
          <w:szCs w:val="21"/>
        </w:rPr>
        <w:t>沈国伟.电容式触觉阵列传感器原理与设计.传感器世界，2007年3期，7-8</w:t>
      </w:r>
    </w:p>
    <w:p w:rsidR="007C5775" w:rsidRDefault="007C5775">
      <w:pPr>
        <w:spacing w:line="400" w:lineRule="exact"/>
        <w:jc w:val="left"/>
        <w:rPr>
          <w:rFonts w:ascii="宋体" w:hAnsi="宋体" w:cs="宋体"/>
          <w:color w:val="000000"/>
          <w:szCs w:val="21"/>
        </w:rPr>
      </w:pPr>
      <w:r>
        <w:rPr>
          <w:rFonts w:ascii="宋体" w:hAnsi="宋体" w:cs="宋体" w:hint="eastAsia"/>
          <w:szCs w:val="21"/>
        </w:rPr>
        <w:t>[18] 李鹏云.裂纹涡流检测在汽轮机金属检测中的应用.广东电力.2007年期,21-23，</w:t>
      </w:r>
    </w:p>
    <w:p w:rsidR="007C5775" w:rsidRDefault="007C5775">
      <w:pPr>
        <w:spacing w:line="400" w:lineRule="exact"/>
        <w:jc w:val="left"/>
        <w:rPr>
          <w:rFonts w:ascii="宋体" w:hAnsi="宋体" w:cs="宋体"/>
          <w:color w:val="000000"/>
          <w:szCs w:val="21"/>
        </w:rPr>
      </w:pPr>
      <w:r>
        <w:rPr>
          <w:rFonts w:ascii="宋体" w:hAnsi="宋体" w:cs="宋体" w:hint="eastAsia"/>
          <w:szCs w:val="21"/>
        </w:rPr>
        <w:t>[19]司德平</w:t>
      </w:r>
      <w:r>
        <w:rPr>
          <w:rFonts w:ascii="宋体" w:hAnsi="宋体" w:cs="宋体" w:hint="eastAsia"/>
          <w:color w:val="000000"/>
          <w:szCs w:val="21"/>
        </w:rPr>
        <w:t>.漫谈金属探测器.物理通报，2006年4期，12-13</w:t>
      </w:r>
    </w:p>
    <w:p w:rsidR="007C5775" w:rsidRDefault="007C5775">
      <w:pPr>
        <w:spacing w:line="400" w:lineRule="exact"/>
        <w:jc w:val="left"/>
        <w:rPr>
          <w:rFonts w:ascii="宋体" w:hAnsi="宋体" w:cs="宋体"/>
          <w:szCs w:val="21"/>
        </w:rPr>
      </w:pPr>
      <w:r>
        <w:rPr>
          <w:rFonts w:ascii="宋体" w:hAnsi="宋体" w:cs="宋体" w:hint="eastAsia"/>
          <w:szCs w:val="21"/>
        </w:rPr>
        <w:t>[20]</w:t>
      </w:r>
      <w:r>
        <w:rPr>
          <w:rFonts w:ascii="宋体" w:hAnsi="宋体" w:cs="宋体" w:hint="eastAsia"/>
          <w:color w:val="000000"/>
          <w:szCs w:val="21"/>
        </w:rPr>
        <w:t>王乙乔.基于柔性加工单元的PLC控制研究.电子制作.2013年10期，25-28</w:t>
      </w:r>
    </w:p>
    <w:p w:rsidR="007C5775" w:rsidRDefault="007C5775">
      <w:pPr>
        <w:spacing w:line="400" w:lineRule="exact"/>
        <w:jc w:val="left"/>
        <w:rPr>
          <w:rFonts w:ascii="宋体" w:hAnsi="宋体" w:cs="宋体"/>
          <w:szCs w:val="21"/>
        </w:rPr>
      </w:pPr>
      <w:r>
        <w:rPr>
          <w:rFonts w:ascii="宋体" w:hAnsi="宋体" w:cs="宋体" w:hint="eastAsia"/>
          <w:szCs w:val="21"/>
        </w:rPr>
        <w:t>[21] 陈洪福.无线电发射装置的仿真与制作.大学物理实验.2012年1期，7-9</w:t>
      </w:r>
    </w:p>
    <w:p w:rsidR="007C5775" w:rsidRDefault="007C5775">
      <w:pPr>
        <w:spacing w:line="400" w:lineRule="exact"/>
        <w:jc w:val="left"/>
        <w:rPr>
          <w:rFonts w:ascii="宋体" w:hAnsi="宋体" w:cs="宋体"/>
          <w:szCs w:val="21"/>
        </w:rPr>
      </w:pPr>
      <w:r>
        <w:rPr>
          <w:rFonts w:ascii="宋体" w:hAnsi="宋体" w:cs="宋体" w:hint="eastAsia"/>
          <w:szCs w:val="21"/>
        </w:rPr>
        <w:t>[22]张芝文.远场涡流检测技术探析.科海故事博览·科技探索.2012年4期，29-30</w:t>
      </w:r>
    </w:p>
    <w:p w:rsidR="007C5775" w:rsidRDefault="007C5775">
      <w:pPr>
        <w:spacing w:line="400" w:lineRule="exact"/>
        <w:jc w:val="left"/>
        <w:rPr>
          <w:rFonts w:ascii="宋体" w:hAnsi="宋体" w:cs="宋体"/>
          <w:szCs w:val="21"/>
        </w:rPr>
      </w:pPr>
      <w:r>
        <w:rPr>
          <w:rFonts w:ascii="宋体" w:hAnsi="宋体" w:cs="宋体" w:hint="eastAsia"/>
          <w:szCs w:val="21"/>
        </w:rPr>
        <w:t>[23]于翔海</w:t>
      </w:r>
      <w:r>
        <w:rPr>
          <w:rFonts w:ascii="宋体" w:hAnsi="宋体" w:cs="宋体" w:hint="eastAsia"/>
          <w:color w:val="000000"/>
          <w:szCs w:val="21"/>
        </w:rPr>
        <w:t>.地下管线探测仪的研究与应用.西部矿探工程.2011年8期，5-7</w:t>
      </w:r>
    </w:p>
    <w:p w:rsidR="007C5775" w:rsidRDefault="007C5775">
      <w:pPr>
        <w:spacing w:line="400" w:lineRule="exact"/>
        <w:jc w:val="left"/>
        <w:rPr>
          <w:rFonts w:ascii="宋体" w:hAnsi="宋体" w:cs="宋体"/>
          <w:szCs w:val="21"/>
        </w:rPr>
      </w:pPr>
      <w:r>
        <w:rPr>
          <w:rFonts w:ascii="宋体" w:hAnsi="宋体" w:cs="宋体" w:hint="eastAsia"/>
          <w:szCs w:val="21"/>
        </w:rPr>
        <w:t>[24]杨飞.腐蚀防护监测检测技术研究的进展.全面腐蚀控制.2009年11期，16-17</w:t>
      </w:r>
    </w:p>
    <w:p w:rsidR="007C5775" w:rsidRDefault="007C5775">
      <w:pPr>
        <w:spacing w:line="400" w:lineRule="exact"/>
        <w:jc w:val="left"/>
        <w:rPr>
          <w:rFonts w:ascii="宋体" w:hAnsi="宋体" w:cs="宋体"/>
          <w:color w:val="000000"/>
          <w:szCs w:val="21"/>
        </w:rPr>
      </w:pPr>
      <w:r>
        <w:rPr>
          <w:rFonts w:ascii="宋体" w:hAnsi="宋体" w:cs="宋体" w:hint="eastAsia"/>
          <w:szCs w:val="21"/>
        </w:rPr>
        <w:t>[25]</w:t>
      </w:r>
      <w:r>
        <w:rPr>
          <w:rFonts w:ascii="宋体" w:hAnsi="宋体" w:cs="宋体" w:hint="eastAsia"/>
          <w:color w:val="000000"/>
          <w:szCs w:val="21"/>
        </w:rPr>
        <w:t xml:space="preserve">李文刚.基于PCI总线的运动控制卡硬件系统设计.流体传动与控制.2010年3期， </w:t>
      </w:r>
    </w:p>
    <w:p w:rsidR="007C5775" w:rsidRDefault="007C5775">
      <w:pPr>
        <w:spacing w:line="400" w:lineRule="exact"/>
        <w:jc w:val="left"/>
        <w:rPr>
          <w:rFonts w:ascii="宋体" w:hAnsi="宋体" w:cs="宋体"/>
          <w:szCs w:val="21"/>
        </w:rPr>
      </w:pPr>
      <w:r>
        <w:rPr>
          <w:rFonts w:ascii="宋体" w:hAnsi="宋体" w:cs="宋体" w:hint="eastAsia"/>
          <w:color w:val="000000"/>
          <w:szCs w:val="21"/>
        </w:rPr>
        <w:lastRenderedPageBreak/>
        <w:t xml:space="preserve">    28-29</w:t>
      </w:r>
    </w:p>
    <w:p w:rsidR="007C5775" w:rsidRDefault="007C5775">
      <w:pPr>
        <w:spacing w:line="400" w:lineRule="exact"/>
        <w:jc w:val="left"/>
        <w:rPr>
          <w:rFonts w:ascii="宋体" w:hAnsi="宋体" w:cs="宋体"/>
          <w:szCs w:val="21"/>
        </w:rPr>
      </w:pPr>
      <w:commentRangeStart w:id="214"/>
      <w:r>
        <w:rPr>
          <w:rFonts w:ascii="宋体" w:hAnsi="宋体" w:cs="宋体" w:hint="eastAsia"/>
          <w:szCs w:val="21"/>
        </w:rPr>
        <w:t>[26]高麦琴.涡流探伤在3000mm四辊粗轧机工作辊中的应用.临钢科技，2006年2期，</w:t>
      </w:r>
    </w:p>
    <w:p w:rsidR="007C5775" w:rsidRDefault="007C5775">
      <w:pPr>
        <w:spacing w:line="400" w:lineRule="exact"/>
        <w:jc w:val="left"/>
        <w:rPr>
          <w:rFonts w:ascii="宋体" w:hAnsi="宋体" w:cs="宋体"/>
          <w:szCs w:val="21"/>
        </w:rPr>
      </w:pPr>
      <w:r>
        <w:rPr>
          <w:rFonts w:ascii="宋体" w:hAnsi="宋体" w:cs="宋体" w:hint="eastAsia"/>
          <w:szCs w:val="21"/>
        </w:rPr>
        <w:t xml:space="preserve">    22-24</w:t>
      </w:r>
    </w:p>
    <w:commentRangeEnd w:id="214"/>
    <w:p w:rsidR="007C5775" w:rsidRDefault="005635A7">
      <w:pPr>
        <w:autoSpaceDN w:val="0"/>
        <w:spacing w:before="15" w:afterAutospacing="1"/>
        <w:rPr>
          <w:rFonts w:ascii="微软雅黑" w:eastAsia="微软雅黑" w:hAnsi="微软雅黑"/>
          <w:color w:val="000000"/>
          <w:sz w:val="19"/>
        </w:rPr>
      </w:pPr>
      <w:r>
        <w:rPr>
          <w:rStyle w:val="ae"/>
        </w:rPr>
        <w:commentReference w:id="214"/>
      </w:r>
    </w:p>
    <w:p w:rsidR="007C5775" w:rsidRDefault="007C5775">
      <w:pPr>
        <w:spacing w:line="400" w:lineRule="exact"/>
        <w:jc w:val="left"/>
        <w:outlineLvl w:val="0"/>
        <w:rPr>
          <w:rFonts w:ascii="黑体" w:eastAsia="黑体" w:hAnsi="黑体" w:cs="黑体"/>
          <w:sz w:val="32"/>
          <w:szCs w:val="32"/>
        </w:rPr>
      </w:pPr>
      <w:bookmarkStart w:id="215" w:name="_Toc7588"/>
      <w:bookmarkStart w:id="216" w:name="_Toc12442"/>
      <w:r>
        <w:rPr>
          <w:rFonts w:ascii="黑体" w:eastAsia="黑体" w:hAnsi="黑体" w:cs="黑体" w:hint="eastAsia"/>
          <w:sz w:val="32"/>
          <w:szCs w:val="32"/>
        </w:rPr>
        <w:t>附录</w:t>
      </w:r>
      <w:bookmarkEnd w:id="215"/>
      <w:bookmarkEnd w:id="216"/>
    </w:p>
    <w:p w:rsidR="007C5775" w:rsidRDefault="007C5775">
      <w:pPr>
        <w:spacing w:line="400" w:lineRule="exact"/>
        <w:rPr>
          <w:rFonts w:ascii="宋体" w:hAnsi="宋体" w:cs="宋体"/>
          <w:color w:val="000000"/>
          <w:sz w:val="24"/>
          <w:shd w:val="clear" w:color="auto" w:fill="FFFFFF"/>
        </w:rPr>
      </w:pPr>
    </w:p>
    <w:p w:rsidR="007C5775" w:rsidRDefault="007C5775">
      <w:pPr>
        <w:tabs>
          <w:tab w:val="left" w:pos="2559"/>
          <w:tab w:val="center" w:pos="3972"/>
        </w:tabs>
        <w:jc w:val="left"/>
        <w:rPr>
          <w:rFonts w:ascii="宋体" w:hAnsi="宋体" w:cs="宋体"/>
          <w:bCs/>
          <w:sz w:val="24"/>
        </w:rPr>
      </w:pPr>
    </w:p>
    <w:p w:rsidR="007C5775" w:rsidRDefault="007C5775" w:rsidP="002744DC">
      <w:pPr>
        <w:spacing w:line="400" w:lineRule="exact"/>
        <w:ind w:leftChars="200" w:left="420"/>
        <w:rPr>
          <w:rFonts w:ascii="宋体" w:hAnsi="宋体" w:cs="宋体"/>
          <w:color w:val="000000"/>
          <w:sz w:val="24"/>
          <w:shd w:val="clear" w:color="auto" w:fill="FFFFFF"/>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p>
    <w:p w:rsidR="007C5775" w:rsidRDefault="007C5775">
      <w:pPr>
        <w:tabs>
          <w:tab w:val="left" w:pos="2559"/>
          <w:tab w:val="center" w:pos="3972"/>
        </w:tabs>
        <w:jc w:val="left"/>
        <w:rPr>
          <w:rFonts w:ascii="黑体" w:eastAsia="黑体" w:hAnsi="宋体"/>
          <w:bCs/>
          <w:sz w:val="32"/>
          <w:szCs w:val="32"/>
        </w:rPr>
      </w:pPr>
      <w:r>
        <w:rPr>
          <w:rFonts w:ascii="黑体" w:eastAsia="黑体" w:hAnsi="宋体" w:hint="eastAsia"/>
          <w:bCs/>
          <w:sz w:val="32"/>
          <w:szCs w:val="32"/>
        </w:rPr>
        <w:tab/>
      </w:r>
    </w:p>
    <w:p w:rsidR="007C5775" w:rsidRDefault="007C5775">
      <w:pPr>
        <w:outlineLvl w:val="1"/>
        <w:rPr>
          <w:rFonts w:ascii="黑体" w:eastAsia="黑体" w:hAnsi="黑体" w:cs="黑体"/>
          <w:b/>
          <w:bCs/>
          <w:sz w:val="28"/>
          <w:szCs w:val="28"/>
        </w:rPr>
      </w:pPr>
      <w:bookmarkStart w:id="217" w:name="_Toc5433"/>
      <w:bookmarkStart w:id="218" w:name="_Toc2976"/>
      <w:r>
        <w:rPr>
          <w:rFonts w:ascii="黑体" w:eastAsia="黑体" w:hAnsi="黑体" w:cs="黑体" w:hint="eastAsia"/>
          <w:b/>
          <w:bCs/>
          <w:sz w:val="28"/>
          <w:szCs w:val="28"/>
        </w:rPr>
        <w:t>英文原文</w:t>
      </w:r>
      <w:bookmarkEnd w:id="217"/>
      <w:bookmarkEnd w:id="218"/>
    </w:p>
    <w:p w:rsidR="007C5775" w:rsidRDefault="007C5775">
      <w:pPr>
        <w:jc w:val="center"/>
        <w:rPr>
          <w:b/>
          <w:bCs/>
          <w:sz w:val="28"/>
          <w:szCs w:val="28"/>
        </w:rPr>
      </w:pPr>
      <w:r>
        <w:rPr>
          <w:b/>
          <w:bCs/>
          <w:sz w:val="28"/>
          <w:szCs w:val="28"/>
        </w:rPr>
        <w:t xml:space="preserve">Research on Detection and Visualization of </w:t>
      </w:r>
    </w:p>
    <w:p w:rsidR="007C5775" w:rsidRDefault="007C5775">
      <w:pPr>
        <w:jc w:val="center"/>
        <w:rPr>
          <w:b/>
          <w:bCs/>
          <w:sz w:val="28"/>
          <w:szCs w:val="28"/>
        </w:rPr>
      </w:pPr>
      <w:r>
        <w:rPr>
          <w:b/>
          <w:bCs/>
          <w:sz w:val="28"/>
          <w:szCs w:val="28"/>
        </w:rPr>
        <w:t xml:space="preserve">Underground Pipelines </w:t>
      </w:r>
    </w:p>
    <w:p w:rsidR="007C5775" w:rsidRDefault="007C5775">
      <w:pPr>
        <w:jc w:val="center"/>
        <w:rPr>
          <w:rFonts w:eastAsia="黑体"/>
          <w:sz w:val="24"/>
        </w:rPr>
      </w:pPr>
      <w:r>
        <w:rPr>
          <w:rFonts w:eastAsia="黑体"/>
          <w:sz w:val="24"/>
        </w:rPr>
        <w:t>Wei Sun</w:t>
      </w:r>
      <w:r>
        <w:rPr>
          <w:rFonts w:eastAsia="黑体"/>
          <w:sz w:val="24"/>
        </w:rPr>
        <w:t>，</w:t>
      </w:r>
      <w:r>
        <w:rPr>
          <w:rFonts w:eastAsia="黑体"/>
          <w:sz w:val="24"/>
        </w:rPr>
        <w:t>Qing Xu</w:t>
      </w:r>
      <w:r>
        <w:rPr>
          <w:rFonts w:eastAsia="黑体"/>
          <w:sz w:val="24"/>
        </w:rPr>
        <w:t>，</w:t>
      </w:r>
      <w:r>
        <w:rPr>
          <w:rFonts w:eastAsia="黑体"/>
          <w:sz w:val="24"/>
        </w:rPr>
        <w:t xml:space="preserve">Heng Zhang </w:t>
      </w:r>
      <w:r>
        <w:rPr>
          <w:rFonts w:eastAsia="黑体"/>
          <w:sz w:val="24"/>
        </w:rPr>
        <w:t>，</w:t>
      </w:r>
      <w:r>
        <w:rPr>
          <w:rFonts w:eastAsia="黑体"/>
          <w:sz w:val="24"/>
        </w:rPr>
        <w:t>Zhiqiang Yao</w:t>
      </w:r>
    </w:p>
    <w:p w:rsidR="007C5775" w:rsidRDefault="007C5775">
      <w:pPr>
        <w:rPr>
          <w:rFonts w:eastAsia="黑体"/>
          <w:sz w:val="24"/>
        </w:rPr>
      </w:pPr>
      <w:r>
        <w:rPr>
          <w:rFonts w:eastAsia="黑体"/>
          <w:sz w:val="24"/>
        </w:rPr>
        <w:t xml:space="preserve">1 Remote Sensing Information Engineering Department, Zhengzhou Surveying and Mapping Institute  Zhengzhou, China </w:t>
      </w:r>
    </w:p>
    <w:p w:rsidR="007C5775" w:rsidRDefault="007C5775">
      <w:pPr>
        <w:rPr>
          <w:rFonts w:eastAsia="黑体"/>
          <w:sz w:val="24"/>
        </w:rPr>
      </w:pPr>
      <w:r>
        <w:rPr>
          <w:rFonts w:eastAsia="黑体"/>
          <w:sz w:val="24"/>
        </w:rPr>
        <w:t xml:space="preserve">2 Digital City Engineering Research Center Co., LTD  Suzhou, China wsun9@163.com </w:t>
      </w:r>
    </w:p>
    <w:p w:rsidR="007C5775" w:rsidRDefault="007C5775">
      <w:pPr>
        <w:rPr>
          <w:rFonts w:eastAsia="黑体"/>
          <w:sz w:val="24"/>
        </w:rPr>
      </w:pPr>
      <w:r>
        <w:rPr>
          <w:rFonts w:eastAsia="黑体"/>
          <w:sz w:val="24"/>
        </w:rPr>
        <w:t>3 Scientific Research Department NO.702 Factory of PLA NAVY ShangHai, China zmdyzq@163.com</w:t>
      </w:r>
    </w:p>
    <w:p w:rsidR="007C5775" w:rsidRDefault="007C5775"/>
    <w:p w:rsidR="007C5775" w:rsidRDefault="007C5775">
      <w:pPr>
        <w:jc w:val="center"/>
        <w:rPr>
          <w:b/>
          <w:bCs/>
          <w:sz w:val="28"/>
          <w:szCs w:val="28"/>
        </w:rPr>
      </w:pPr>
      <w:r>
        <w:rPr>
          <w:b/>
          <w:bCs/>
          <w:sz w:val="28"/>
          <w:szCs w:val="28"/>
        </w:rPr>
        <w:t>Abstract</w:t>
      </w:r>
    </w:p>
    <w:p w:rsidR="007C5775" w:rsidRDefault="007C5775">
      <w:pPr>
        <w:ind w:firstLineChars="200" w:firstLine="480"/>
        <w:rPr>
          <w:sz w:val="24"/>
        </w:rPr>
      </w:pPr>
      <w:r>
        <w:rPr>
          <w:sz w:val="24"/>
        </w:rPr>
        <w:t xml:space="preserve">A  method  of  detection  based  on  ground  penetrating radar  (GPR)  and  makes  use  of  professional  three-dimensional (3D) engine interface-OpenGL to realize true 3D visualization of underground  pipelines  was  proposed.  The  radar  antenna  was used  in  the  field  survey  with  the  survey  wheel  mode  data collection,  process  and  analysis  on  obtained  GPR  image  were carried  out,  and  finally  the  interpretation  result was  verified  by the  excavation  data.  This  paper  is  based  on  interactive </w:t>
      </w:r>
    </w:p>
    <w:p w:rsidR="007C5775" w:rsidRDefault="007C5775">
      <w:pPr>
        <w:rPr>
          <w:sz w:val="24"/>
        </w:rPr>
      </w:pPr>
      <w:r>
        <w:rPr>
          <w:sz w:val="24"/>
        </w:rPr>
        <w:t xml:space="preserve">transparent 3D visualization of the 2D GPR profiles to determine the  pipelines  location.  This  application  can  also  be  the  platform of the advanced systems such as pipelines design and simulation emergency. </w:t>
      </w:r>
    </w:p>
    <w:p w:rsidR="007C5775" w:rsidRDefault="007C5775">
      <w:pPr>
        <w:rPr>
          <w:b/>
          <w:bCs/>
          <w:sz w:val="24"/>
        </w:rPr>
      </w:pPr>
    </w:p>
    <w:p w:rsidR="007C5775" w:rsidRDefault="007C5775">
      <w:pPr>
        <w:rPr>
          <w:sz w:val="24"/>
        </w:rPr>
      </w:pPr>
      <w:r>
        <w:rPr>
          <w:b/>
          <w:bCs/>
          <w:sz w:val="24"/>
        </w:rPr>
        <w:t>Keywords</w:t>
      </w:r>
      <w:r>
        <w:rPr>
          <w:sz w:val="24"/>
        </w:rPr>
        <w:t xml:space="preserve">-GPR; Pipelines; 3D Visualization; OpenGL </w:t>
      </w:r>
    </w:p>
    <w:p w:rsidR="007C5775" w:rsidRDefault="007C5775">
      <w:pPr>
        <w:jc w:val="center"/>
        <w:rPr>
          <w:b/>
          <w:bCs/>
          <w:sz w:val="24"/>
        </w:rPr>
      </w:pPr>
    </w:p>
    <w:p w:rsidR="007C5775" w:rsidRDefault="007C5775">
      <w:pPr>
        <w:jc w:val="center"/>
        <w:rPr>
          <w:sz w:val="24"/>
        </w:rPr>
      </w:pPr>
      <w:r>
        <w:rPr>
          <w:b/>
          <w:bCs/>
          <w:sz w:val="24"/>
        </w:rPr>
        <w:t>I.   INTRODUCTION</w:t>
      </w:r>
      <w:r>
        <w:rPr>
          <w:sz w:val="24"/>
        </w:rPr>
        <w:t xml:space="preserve"> </w:t>
      </w:r>
    </w:p>
    <w:p w:rsidR="007C5775" w:rsidRDefault="007C5775">
      <w:pPr>
        <w:ind w:firstLineChars="200" w:firstLine="480"/>
        <w:rPr>
          <w:sz w:val="24"/>
        </w:rPr>
      </w:pPr>
      <w:r>
        <w:rPr>
          <w:sz w:val="24"/>
        </w:rPr>
        <w:t xml:space="preserve">Underground pipelines are the foundation of city's survival and development of material base, known as the city's lifeline. All  of  the  </w:t>
      </w:r>
      <w:r>
        <w:rPr>
          <w:sz w:val="24"/>
        </w:rPr>
        <w:lastRenderedPageBreak/>
        <w:t xml:space="preserve">pipelines  -  water,  gas, electricity, telephone, cable, sewage,  etc.  need  to  coexist and avoid  collateral  damage. But there  is the  usual interwoven ‘spaghetti’  of  pipelines, cables, etc.  in major urban  areas. It  is  difficult  to  clearly  image  the situation. This is just where such clarity is needed. </w:t>
      </w:r>
    </w:p>
    <w:p w:rsidR="007C5775" w:rsidRDefault="007C5775">
      <w:pPr>
        <w:ind w:firstLineChars="200" w:firstLine="480"/>
        <w:rPr>
          <w:sz w:val="24"/>
        </w:rPr>
      </w:pPr>
      <w:r>
        <w:rPr>
          <w:sz w:val="24"/>
        </w:rPr>
        <w:t xml:space="preserve">Pipelines detection are time consuming, and, generally, not a cost-effective method for undertaking ‘blind’ reconnaissance-type site investigations. In many cases, significant savings can be  realized  if  detectable  excavations  are  provided  by  non-invasive subsurface geophysical imaging technologies. </w:t>
      </w:r>
    </w:p>
    <w:p w:rsidR="007C5775" w:rsidRDefault="007C5775">
      <w:pPr>
        <w:ind w:firstLineChars="200" w:firstLine="480"/>
        <w:rPr>
          <w:sz w:val="24"/>
        </w:rPr>
      </w:pPr>
      <w:r>
        <w:rPr>
          <w:sz w:val="24"/>
        </w:rPr>
        <w:t xml:space="preserve">The  detection,  localization,  and  shape  reconstruction  of buried  pipelines  is  one  of  the  most  widespread  application fields  of  GPR  diagnostics  [1]–[4].  Many  attempts  have  been made  to  develop  cost-effective  GPR  for  pipelines  detection. The goal of most of the commissioning organizations is to map all the buried pipelines to enable rapid installation of new plant with the minimum disruption and damage to existing plant. </w:t>
      </w:r>
    </w:p>
    <w:p w:rsidR="007C5775" w:rsidRDefault="007C5775">
      <w:pPr>
        <w:ind w:firstLineChars="200" w:firstLine="480"/>
        <w:rPr>
          <w:sz w:val="24"/>
        </w:rPr>
      </w:pPr>
      <w:r>
        <w:rPr>
          <w:sz w:val="24"/>
        </w:rPr>
        <w:t xml:space="preserve">Consider  the  typical  GPR  experiment.  Data  are  acquired with  fixed  transmitter-receiver  offset  with  traces  recorded  at regular  intervals  along  a profile  for </w:t>
      </w:r>
      <w:r>
        <w:rPr>
          <w:rFonts w:hint="eastAsia"/>
          <w:sz w:val="24"/>
        </w:rPr>
        <w:t xml:space="preserve"> </w:t>
      </w:r>
      <w:r>
        <w:rPr>
          <w:sz w:val="24"/>
        </w:rPr>
        <w:t xml:space="preserve">2D  acquisition  or  over  a surficial  grid  for  3D  acquisition. So  it  must  provide  accurate and well registered, three-dimensional maps. </w:t>
      </w:r>
    </w:p>
    <w:p w:rsidR="007C5775" w:rsidRDefault="007C5775" w:rsidP="002744DC">
      <w:pPr>
        <w:ind w:firstLineChars="200" w:firstLine="482"/>
        <w:jc w:val="center"/>
        <w:rPr>
          <w:b/>
          <w:bCs/>
          <w:sz w:val="24"/>
        </w:rPr>
      </w:pPr>
    </w:p>
    <w:p w:rsidR="007C5775" w:rsidRDefault="007C5775" w:rsidP="002744DC">
      <w:pPr>
        <w:ind w:firstLineChars="200" w:firstLine="482"/>
        <w:jc w:val="center"/>
        <w:rPr>
          <w:sz w:val="24"/>
        </w:rPr>
      </w:pPr>
      <w:r>
        <w:rPr>
          <w:b/>
          <w:bCs/>
          <w:sz w:val="24"/>
        </w:rPr>
        <w:t>II.  PRINCIPLE OF GPR MEASUREMENTS</w:t>
      </w:r>
      <w:r>
        <w:rPr>
          <w:sz w:val="24"/>
        </w:rPr>
        <w:t xml:space="preserve"> </w:t>
      </w:r>
    </w:p>
    <w:p w:rsidR="007C5775" w:rsidRDefault="007C5775">
      <w:pPr>
        <w:ind w:firstLineChars="200" w:firstLine="480"/>
        <w:rPr>
          <w:sz w:val="24"/>
        </w:rPr>
      </w:pPr>
      <w:r>
        <w:rPr>
          <w:sz w:val="24"/>
        </w:rPr>
        <w:t>The GPR</w:t>
      </w:r>
      <w:r>
        <w:rPr>
          <w:rFonts w:hint="eastAsia"/>
          <w:sz w:val="24"/>
        </w:rPr>
        <w:t xml:space="preserve">  </w:t>
      </w:r>
      <w:r>
        <w:rPr>
          <w:sz w:val="24"/>
        </w:rPr>
        <w:t xml:space="preserve">is a  broad-spectrum  (1MHz-1GHz) electromagnetic  technology  used  in  detecting </w:t>
      </w:r>
      <w:r>
        <w:rPr>
          <w:rFonts w:hint="eastAsia"/>
          <w:sz w:val="24"/>
        </w:rPr>
        <w:t xml:space="preserve"> </w:t>
      </w:r>
      <w:r>
        <w:rPr>
          <w:sz w:val="24"/>
        </w:rPr>
        <w:t xml:space="preserve">reflections from subsurface  features  [5].  The  range  of  applications  for  GPR methods is wide and  the  sophistication  of  signal recovery techniques, hardware designs and operating  practices  is increasing  as  the technology matures.  As  a  relatively  new geophysical  method,  it </w:t>
      </w:r>
      <w:r>
        <w:rPr>
          <w:rFonts w:hint="eastAsia"/>
          <w:sz w:val="24"/>
        </w:rPr>
        <w:t xml:space="preserve"> </w:t>
      </w:r>
      <w:r>
        <w:rPr>
          <w:sz w:val="24"/>
        </w:rPr>
        <w:t xml:space="preserve">plays  an  important  role  in  the superficial  stratum  detection,  due  to  its easy  operation,  high automation,  high resolution  images  and  reliable  interpretation results.  It  has  successfully  used  in  various  fields  as  landmine detection,  municipal  pipelines  mapping,  non-destructive  roads testing,  archaeological  detectors  and  etc.  The  GPR  uses  high frequency electromagnetic waves to realize the subsurface. For the  dielectric  constant  differences  of  different  media,  the underground  media  can  be  detected  using  their  reflection image.  Currently  the  dual-antenna  GPR  usually  takes </w:t>
      </w:r>
      <w:r>
        <w:rPr>
          <w:rFonts w:hint="eastAsia"/>
          <w:sz w:val="24"/>
        </w:rPr>
        <w:t xml:space="preserve"> </w:t>
      </w:r>
      <w:r>
        <w:rPr>
          <w:sz w:val="24"/>
        </w:rPr>
        <w:t xml:space="preserve">the profiling measurement method. </w:t>
      </w:r>
    </w:p>
    <w:p w:rsidR="007C5775" w:rsidRDefault="007C5775">
      <w:pPr>
        <w:ind w:firstLineChars="200" w:firstLine="480"/>
        <w:rPr>
          <w:sz w:val="24"/>
        </w:rPr>
      </w:pPr>
      <w:r>
        <w:rPr>
          <w:sz w:val="24"/>
        </w:rPr>
        <w:t xml:space="preserve">The profiling method is a synchronous measuring approach by moving the </w:t>
      </w:r>
      <w:r>
        <w:rPr>
          <w:sz w:val="24"/>
        </w:rPr>
        <w:lastRenderedPageBreak/>
        <w:t xml:space="preserve">transmitting antenna (T) and receiving antenna (R)  at  constant  interval  along  the  survey  line.  One  record  is gotten  when  the  transmitter  and  the  receiver  synchronously move  once.  When  the  transmitter  and  the  receiver simultaneously  move  along  the  survey  lines,  a  time  profile GPR  image  can  be  composed  by  sequential  records.  The abscissa of the image is the antenna position along the surface measuring line. The vertical axis is the two-way travel time of the  signals  traveling  from  the  transmitter  to  the  receiver reflector  through  the  underground  interface.  Such  records  can accurately  reflect  the  undulations  of  each  reflector  directly below the survey line. </w:t>
      </w:r>
    </w:p>
    <w:p w:rsidR="007C5775" w:rsidRDefault="00E0132A">
      <w:pPr>
        <w:ind w:firstLineChars="200" w:firstLine="480"/>
        <w:rPr>
          <w:sz w:val="24"/>
        </w:rPr>
      </w:pPr>
      <w:r>
        <w:rPr>
          <w:noProof/>
          <w:sz w:val="24"/>
        </w:rPr>
        <w:drawing>
          <wp:anchor distT="0" distB="0" distL="114300" distR="114300" simplePos="0" relativeHeight="251636736" behindDoc="0" locked="0" layoutInCell="1" allowOverlap="1">
            <wp:simplePos x="0" y="0"/>
            <wp:positionH relativeFrom="column">
              <wp:posOffset>1729740</wp:posOffset>
            </wp:positionH>
            <wp:positionV relativeFrom="paragraph">
              <wp:posOffset>10795</wp:posOffset>
            </wp:positionV>
            <wp:extent cx="1857375" cy="1400175"/>
            <wp:effectExtent l="19050" t="0" r="9525" b="0"/>
            <wp:wrapNone/>
            <wp:docPr id="44" name="图片 44" descr="2014-05-10_21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014-05-10_211639"/>
                    <pic:cNvPicPr>
                      <a:picLocks noChangeAspect="1" noChangeArrowheads="1"/>
                    </pic:cNvPicPr>
                  </pic:nvPicPr>
                  <pic:blipFill>
                    <a:blip r:embed="rId331"/>
                    <a:srcRect/>
                    <a:stretch>
                      <a:fillRect/>
                    </a:stretch>
                  </pic:blipFill>
                  <pic:spPr bwMode="auto">
                    <a:xfrm>
                      <a:off x="0" y="0"/>
                      <a:ext cx="1857375" cy="1400175"/>
                    </a:xfrm>
                    <a:prstGeom prst="rect">
                      <a:avLst/>
                    </a:prstGeom>
                    <a:noFill/>
                    <a:ln w="9525">
                      <a:noFill/>
                      <a:miter lim="800000"/>
                      <a:headEnd/>
                      <a:tailEnd/>
                    </a:ln>
                  </pic:spPr>
                </pic:pic>
              </a:graphicData>
            </a:graphic>
          </wp:anchor>
        </w:drawing>
      </w:r>
      <w:r w:rsidR="007C5775">
        <w:rPr>
          <w:sz w:val="24"/>
        </w:rPr>
        <w:t xml:space="preserve"> </w:t>
      </w:r>
    </w:p>
    <w:p w:rsidR="007C5775" w:rsidRDefault="007C5775">
      <w:pPr>
        <w:ind w:firstLineChars="200" w:firstLine="480"/>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jc w:val="center"/>
        <w:rPr>
          <w:sz w:val="24"/>
        </w:rPr>
      </w:pPr>
    </w:p>
    <w:p w:rsidR="007C5775" w:rsidRDefault="007C5775">
      <w:pPr>
        <w:jc w:val="center"/>
        <w:rPr>
          <w:sz w:val="24"/>
        </w:rPr>
      </w:pPr>
      <w:r>
        <w:rPr>
          <w:sz w:val="24"/>
        </w:rPr>
        <w:t xml:space="preserve">Figure 1.   Principle of GPR measurement. </w:t>
      </w:r>
    </w:p>
    <w:p w:rsidR="007C5775" w:rsidRDefault="007C5775">
      <w:pPr>
        <w:ind w:firstLineChars="200" w:firstLine="480"/>
        <w:rPr>
          <w:sz w:val="24"/>
        </w:rPr>
      </w:pPr>
      <w:r>
        <w:rPr>
          <w:sz w:val="24"/>
        </w:rPr>
        <w:t xml:space="preserve">It can be seen form Fig. 1 that the two-way travel time of the radar pulse is calculated as </w:t>
      </w:r>
    </w:p>
    <w:p w:rsidR="007C5775" w:rsidRDefault="007C5775">
      <w:pPr>
        <w:rPr>
          <w:sz w:val="24"/>
        </w:rPr>
      </w:pPr>
      <w:r>
        <w:rPr>
          <w:rFonts w:hint="eastAsia"/>
          <w:sz w:val="24"/>
        </w:rPr>
        <w:t xml:space="preserve">                          </w:t>
      </w:r>
      <w:r w:rsidRPr="00B70E6D">
        <w:rPr>
          <w:rFonts w:hint="eastAsia"/>
          <w:position w:val="-24"/>
          <w:sz w:val="24"/>
        </w:rPr>
        <w:object w:dxaOrig="1648" w:dyaOrig="622">
          <v:shape id="_x0000_i1163" type="#_x0000_t75" style="width:82.35pt;height:31.1pt;mso-position-horizontal-relative:page;mso-position-vertical-relative:page" o:ole="">
            <v:imagedata r:id="rId332" o:title=""/>
          </v:shape>
          <o:OLEObject Type="Embed" ProgID="Equation.3" ShapeID="_x0000_i1163" DrawAspect="Content" ObjectID="_1463350159" r:id="rId333">
            <o:FieldCodes>\* MERGEFORMAT</o:FieldCodes>
          </o:OLEObject>
        </w:object>
      </w:r>
      <w:r>
        <w:rPr>
          <w:rFonts w:hint="eastAsia"/>
          <w:sz w:val="24"/>
        </w:rPr>
        <w:t xml:space="preserve">                         </w:t>
      </w:r>
      <w:r>
        <w:rPr>
          <w:rFonts w:hint="eastAsia"/>
          <w:sz w:val="24"/>
        </w:rPr>
        <w:t>（</w:t>
      </w:r>
      <w:r>
        <w:rPr>
          <w:rFonts w:hint="eastAsia"/>
          <w:sz w:val="24"/>
        </w:rPr>
        <w:t>1</w:t>
      </w:r>
      <w:r>
        <w:rPr>
          <w:rFonts w:hint="eastAsia"/>
          <w:sz w:val="24"/>
        </w:rPr>
        <w:t>）</w:t>
      </w:r>
    </w:p>
    <w:p w:rsidR="007C5775" w:rsidRDefault="007C5775">
      <w:pPr>
        <w:ind w:firstLineChars="200" w:firstLine="480"/>
        <w:rPr>
          <w:sz w:val="24"/>
        </w:rPr>
      </w:pPr>
      <w:r>
        <w:rPr>
          <w:rFonts w:hint="eastAsia"/>
          <w:sz w:val="24"/>
        </w:rPr>
        <w:t xml:space="preserve">When  the  transmitter and the receiver is  combined  B  = 0, then (2) can be simplified as </w:t>
      </w:r>
    </w:p>
    <w:p w:rsidR="007C5775" w:rsidRDefault="007C5775">
      <w:pPr>
        <w:ind w:firstLineChars="200" w:firstLine="480"/>
        <w:rPr>
          <w:sz w:val="24"/>
        </w:rPr>
      </w:pPr>
      <w:r>
        <w:rPr>
          <w:rFonts w:hint="eastAsia"/>
          <w:sz w:val="24"/>
        </w:rPr>
        <w:t xml:space="preserve">                          </w:t>
      </w:r>
      <w:r w:rsidRPr="00B70E6D">
        <w:rPr>
          <w:rFonts w:hint="eastAsia"/>
          <w:position w:val="-24"/>
          <w:sz w:val="24"/>
        </w:rPr>
        <w:object w:dxaOrig="726" w:dyaOrig="625">
          <v:shape id="_x0000_i1164" type="#_x0000_t75" style="width:36.3pt;height:31.1pt;mso-position-horizontal-relative:page;mso-position-vertical-relative:page" o:ole="">
            <v:imagedata r:id="rId334" o:title=""/>
          </v:shape>
          <o:OLEObject Type="Embed" ProgID="Equation.3" ShapeID="_x0000_i1164" DrawAspect="Content" ObjectID="_1463350160" r:id="rId335">
            <o:FieldCodes>\* MERGEFORMAT</o:FieldCodes>
          </o:OLEObject>
        </w:object>
      </w:r>
      <w:r>
        <w:rPr>
          <w:rFonts w:hint="eastAsia"/>
          <w:sz w:val="24"/>
        </w:rPr>
        <w:t xml:space="preserve">                              </w:t>
      </w:r>
      <w:r>
        <w:rPr>
          <w:rFonts w:hint="eastAsia"/>
          <w:sz w:val="24"/>
        </w:rPr>
        <w:t>（</w:t>
      </w:r>
      <w:r>
        <w:rPr>
          <w:rFonts w:hint="eastAsia"/>
          <w:sz w:val="24"/>
        </w:rPr>
        <w:t>2</w:t>
      </w:r>
      <w:r>
        <w:rPr>
          <w:rFonts w:hint="eastAsia"/>
          <w:sz w:val="24"/>
        </w:rPr>
        <w:t>）</w:t>
      </w:r>
    </w:p>
    <w:p w:rsidR="007C5775" w:rsidRDefault="007C5775" w:rsidP="002744DC">
      <w:pPr>
        <w:ind w:firstLineChars="200" w:firstLine="482"/>
        <w:jc w:val="center"/>
        <w:rPr>
          <w:b/>
          <w:bCs/>
          <w:sz w:val="24"/>
        </w:rPr>
      </w:pPr>
    </w:p>
    <w:p w:rsidR="007C5775" w:rsidRDefault="007C5775" w:rsidP="002744DC">
      <w:pPr>
        <w:ind w:firstLineChars="200" w:firstLine="482"/>
        <w:jc w:val="center"/>
        <w:rPr>
          <w:b/>
          <w:bCs/>
          <w:sz w:val="24"/>
        </w:rPr>
      </w:pPr>
    </w:p>
    <w:p w:rsidR="007C5775" w:rsidRDefault="007C5775" w:rsidP="002744DC">
      <w:pPr>
        <w:ind w:firstLineChars="200" w:firstLine="482"/>
        <w:jc w:val="center"/>
        <w:rPr>
          <w:b/>
          <w:bCs/>
          <w:sz w:val="24"/>
        </w:rPr>
      </w:pPr>
      <w:r>
        <w:rPr>
          <w:rFonts w:hint="eastAsia"/>
          <w:b/>
          <w:bCs/>
          <w:sz w:val="24"/>
        </w:rPr>
        <w:t xml:space="preserve">III.  DATA ACQUISITION AND ANALYSIS </w:t>
      </w:r>
    </w:p>
    <w:p w:rsidR="007C5775" w:rsidRDefault="007C5775">
      <w:pPr>
        <w:rPr>
          <w:b/>
          <w:bCs/>
          <w:sz w:val="24"/>
        </w:rPr>
      </w:pPr>
    </w:p>
    <w:p w:rsidR="007C5775" w:rsidRDefault="007C5775">
      <w:pPr>
        <w:rPr>
          <w:b/>
          <w:bCs/>
          <w:sz w:val="24"/>
        </w:rPr>
      </w:pPr>
      <w:r>
        <w:rPr>
          <w:rFonts w:hint="eastAsia"/>
          <w:b/>
          <w:bCs/>
          <w:sz w:val="24"/>
        </w:rPr>
        <w:t>A. Survey description</w:t>
      </w:r>
    </w:p>
    <w:p w:rsidR="007C5775" w:rsidRDefault="007C5775" w:rsidP="002744DC">
      <w:pPr>
        <w:ind w:leftChars="200" w:left="420"/>
        <w:rPr>
          <w:sz w:val="24"/>
        </w:rPr>
      </w:pPr>
      <w:r>
        <w:rPr>
          <w:sz w:val="24"/>
        </w:rPr>
        <w:t xml:space="preserve">The  survey  region  was  20  m×100  m  with  a  grid  pattern </w:t>
      </w:r>
    </w:p>
    <w:p w:rsidR="007C5775" w:rsidRDefault="007C5775">
      <w:pPr>
        <w:rPr>
          <w:sz w:val="24"/>
        </w:rPr>
      </w:pPr>
      <w:r>
        <w:rPr>
          <w:sz w:val="24"/>
        </w:rPr>
        <w:t xml:space="preserve">survey. Trace spacing was 2 m, and the total time window was 120 ns, with 0.36 ns of time sampling interval per trace on each profile.  The  radar  data  were  acquired  using  the  RIS-K2  GPR instrument. The 200 MHz  and </w:t>
      </w:r>
      <w:r>
        <w:rPr>
          <w:sz w:val="24"/>
        </w:rPr>
        <w:lastRenderedPageBreak/>
        <w:t xml:space="preserve">600 MHz antenna  was  used  in the  field  survey  with  the  survey  wheel  mode  data  collection. These  two  antennas  provided  an  optimum  compromise between the  required depth of penetration  and  resolution. The survey line layout is shown in Fig. 2. </w:t>
      </w:r>
    </w:p>
    <w:p w:rsidR="007C5775" w:rsidRDefault="007C5775">
      <w:pPr>
        <w:rPr>
          <w:sz w:val="24"/>
        </w:rPr>
      </w:pPr>
    </w:p>
    <w:p w:rsidR="007C5775" w:rsidRDefault="007C5775">
      <w:pPr>
        <w:ind w:firstLineChars="200" w:firstLine="480"/>
        <w:rPr>
          <w:sz w:val="24"/>
        </w:rPr>
      </w:pPr>
    </w:p>
    <w:p w:rsidR="007C5775" w:rsidRDefault="007C5775">
      <w:pPr>
        <w:rPr>
          <w:sz w:val="24"/>
        </w:rPr>
      </w:pPr>
    </w:p>
    <w:p w:rsidR="007C5775" w:rsidRDefault="007C5775">
      <w:pPr>
        <w:rPr>
          <w:sz w:val="24"/>
        </w:rPr>
      </w:pPr>
    </w:p>
    <w:p w:rsidR="007C5775" w:rsidRDefault="007C5775">
      <w:pPr>
        <w:rPr>
          <w:sz w:val="24"/>
        </w:rPr>
      </w:pPr>
      <w:r>
        <w:rPr>
          <w:rFonts w:hint="eastAsia"/>
          <w:sz w:val="24"/>
        </w:rPr>
        <w:t xml:space="preserve">                                                                         </w:t>
      </w:r>
    </w:p>
    <w:p w:rsidR="007C5775" w:rsidRDefault="00E0132A">
      <w:pPr>
        <w:rPr>
          <w:sz w:val="24"/>
        </w:rPr>
      </w:pPr>
      <w:r>
        <w:rPr>
          <w:noProof/>
          <w:sz w:val="24"/>
        </w:rPr>
        <w:drawing>
          <wp:anchor distT="0" distB="0" distL="114300" distR="114300" simplePos="0" relativeHeight="251637760" behindDoc="0" locked="0" layoutInCell="1" allowOverlap="1">
            <wp:simplePos x="0" y="0"/>
            <wp:positionH relativeFrom="column">
              <wp:posOffset>571500</wp:posOffset>
            </wp:positionH>
            <wp:positionV relativeFrom="paragraph">
              <wp:posOffset>55880</wp:posOffset>
            </wp:positionV>
            <wp:extent cx="3475990" cy="2428875"/>
            <wp:effectExtent l="19050" t="0" r="0" b="0"/>
            <wp:wrapNone/>
            <wp:docPr id="45" name="图片 45" descr="2014-05-10_21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2014-05-10_213051"/>
                    <pic:cNvPicPr>
                      <a:picLocks noChangeAspect="1" noChangeArrowheads="1"/>
                    </pic:cNvPicPr>
                  </pic:nvPicPr>
                  <pic:blipFill>
                    <a:blip r:embed="rId336"/>
                    <a:srcRect/>
                    <a:stretch>
                      <a:fillRect/>
                    </a:stretch>
                  </pic:blipFill>
                  <pic:spPr bwMode="auto">
                    <a:xfrm>
                      <a:off x="0" y="0"/>
                      <a:ext cx="3475990" cy="2428875"/>
                    </a:xfrm>
                    <a:prstGeom prst="rect">
                      <a:avLst/>
                    </a:prstGeom>
                    <a:noFill/>
                    <a:ln w="9525">
                      <a:noFill/>
                      <a:miter lim="800000"/>
                      <a:headEnd/>
                      <a:tailEnd/>
                    </a:ln>
                  </pic:spPr>
                </pic:pic>
              </a:graphicData>
            </a:graphic>
          </wp:anchor>
        </w:drawing>
      </w: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rPr>
          <w:sz w:val="24"/>
        </w:rPr>
      </w:pPr>
    </w:p>
    <w:p w:rsidR="007C5775" w:rsidRDefault="007C5775">
      <w:pPr>
        <w:jc w:val="center"/>
        <w:rPr>
          <w:sz w:val="24"/>
        </w:rPr>
      </w:pPr>
      <w:r>
        <w:rPr>
          <w:rFonts w:hint="eastAsia"/>
          <w:sz w:val="24"/>
        </w:rPr>
        <w:t xml:space="preserve"> </w:t>
      </w:r>
    </w:p>
    <w:p w:rsidR="007C5775" w:rsidRDefault="007C5775">
      <w:pPr>
        <w:jc w:val="center"/>
        <w:rPr>
          <w:sz w:val="24"/>
        </w:rPr>
      </w:pPr>
    </w:p>
    <w:p w:rsidR="007C5775" w:rsidRDefault="007C5775">
      <w:pPr>
        <w:jc w:val="center"/>
        <w:rPr>
          <w:sz w:val="24"/>
        </w:rPr>
      </w:pPr>
    </w:p>
    <w:p w:rsidR="007C5775" w:rsidRDefault="007C5775">
      <w:pPr>
        <w:jc w:val="center"/>
        <w:rPr>
          <w:sz w:val="24"/>
        </w:rPr>
      </w:pPr>
    </w:p>
    <w:p w:rsidR="007C5775" w:rsidRDefault="007C5775">
      <w:pPr>
        <w:jc w:val="center"/>
        <w:rPr>
          <w:sz w:val="24"/>
        </w:rPr>
      </w:pPr>
    </w:p>
    <w:p w:rsidR="007C5775" w:rsidRDefault="007C5775">
      <w:pPr>
        <w:jc w:val="center"/>
        <w:rPr>
          <w:sz w:val="24"/>
        </w:rPr>
      </w:pPr>
    </w:p>
    <w:p w:rsidR="007C5775" w:rsidRDefault="007C5775">
      <w:pPr>
        <w:jc w:val="center"/>
        <w:rPr>
          <w:sz w:val="24"/>
        </w:rPr>
      </w:pPr>
      <w:r>
        <w:rPr>
          <w:rFonts w:hint="eastAsia"/>
          <w:sz w:val="24"/>
        </w:rPr>
        <w:t xml:space="preserve">Figure 2.    The GPR survey line layout diagram. </w:t>
      </w:r>
    </w:p>
    <w:p w:rsidR="007C5775" w:rsidRDefault="007C5775">
      <w:pPr>
        <w:ind w:firstLineChars="200" w:firstLine="480"/>
        <w:jc w:val="left"/>
        <w:rPr>
          <w:sz w:val="24"/>
        </w:rPr>
      </w:pPr>
      <w:r>
        <w:rPr>
          <w:rFonts w:hint="eastAsia"/>
          <w:sz w:val="24"/>
        </w:rPr>
        <w:t>The main consideration in laying out survey lines is the line spacing.  Generally  speaking,  the  smaller  the  survey  line spacing  is,  the  more  accurate  the  measurement  is.  But  at  the same time the efficiency should be taken into account, survey line  spacing  should  not  be  too  small  and  should  be decided upon the density of underground pipelines. To ensure optimal resolution, we  completed  a  grid  survey  with  across-road transects spaced at 2 m intervals over the entire survey region.</w:t>
      </w:r>
    </w:p>
    <w:p w:rsidR="007C5775" w:rsidRDefault="007C5775">
      <w:pPr>
        <w:jc w:val="left"/>
        <w:rPr>
          <w:b/>
          <w:bCs/>
          <w:sz w:val="24"/>
        </w:rPr>
      </w:pPr>
    </w:p>
    <w:p w:rsidR="007C5775" w:rsidRDefault="007C5775">
      <w:pPr>
        <w:jc w:val="left"/>
        <w:rPr>
          <w:b/>
          <w:bCs/>
          <w:sz w:val="24"/>
        </w:rPr>
      </w:pPr>
      <w:r>
        <w:rPr>
          <w:rFonts w:hint="eastAsia"/>
          <w:b/>
          <w:bCs/>
          <w:sz w:val="24"/>
        </w:rPr>
        <w:t xml:space="preserve">B.  Radius Estimation </w:t>
      </w:r>
    </w:p>
    <w:p w:rsidR="007C5775" w:rsidRDefault="007C5775">
      <w:pPr>
        <w:ind w:firstLineChars="200" w:firstLine="480"/>
        <w:jc w:val="left"/>
        <w:rPr>
          <w:sz w:val="24"/>
        </w:rPr>
      </w:pPr>
      <w:r>
        <w:rPr>
          <w:sz w:val="24"/>
        </w:rPr>
        <w:t xml:space="preserve">Pipeline’s radius is a very important attribute. All along, the radius  is basically  measured  using  the  known  data  or excavation.  However,  in  recent  years,  a  lot  of  road reconstruction,  expansion  and  new,  all  kinds  of  residential construction,  making  great  changes  have  taken  place  in underground  pipelines.  Past  information  is  outdated,  and  the excavation would cause huge economic waste measure. </w:t>
      </w:r>
    </w:p>
    <w:p w:rsidR="007C5775" w:rsidRDefault="007C5775">
      <w:pPr>
        <w:ind w:firstLineChars="200" w:firstLine="480"/>
        <w:jc w:val="left"/>
        <w:rPr>
          <w:sz w:val="24"/>
        </w:rPr>
      </w:pPr>
      <w:r>
        <w:rPr>
          <w:sz w:val="24"/>
        </w:rPr>
        <w:t xml:space="preserve">In  this  paper  we  use  to  extract  the  B-scan  feature  to </w:t>
      </w:r>
      <w:r>
        <w:rPr>
          <w:sz w:val="24"/>
        </w:rPr>
        <w:lastRenderedPageBreak/>
        <w:t xml:space="preserve">estimate the radius from the hyperbolic method. </w:t>
      </w:r>
    </w:p>
    <w:p w:rsidR="007C5775" w:rsidRDefault="007C5775">
      <w:pPr>
        <w:ind w:firstLineChars="200" w:firstLine="480"/>
        <w:jc w:val="left"/>
        <w:rPr>
          <w:sz w:val="24"/>
        </w:rPr>
      </w:pPr>
    </w:p>
    <w:p w:rsidR="007C5775" w:rsidRDefault="007C5775">
      <w:pPr>
        <w:jc w:val="left"/>
        <w:rPr>
          <w:sz w:val="24"/>
        </w:rPr>
      </w:pPr>
    </w:p>
    <w:p w:rsidR="007C5775" w:rsidRDefault="007C5775">
      <w:pPr>
        <w:jc w:val="center"/>
        <w:rPr>
          <w:sz w:val="24"/>
        </w:rPr>
      </w:pPr>
    </w:p>
    <w:p w:rsidR="007C5775" w:rsidRDefault="007C5775">
      <w:pPr>
        <w:jc w:val="center"/>
        <w:rPr>
          <w:sz w:val="24"/>
        </w:rPr>
      </w:pPr>
    </w:p>
    <w:p w:rsidR="007C5775" w:rsidRDefault="007C5775">
      <w:pPr>
        <w:rPr>
          <w:sz w:val="24"/>
        </w:rPr>
      </w:pPr>
      <w:r>
        <w:rPr>
          <w:rFonts w:hint="eastAsia"/>
          <w:sz w:val="24"/>
        </w:rPr>
        <w:t xml:space="preserve">              </w:t>
      </w:r>
    </w:p>
    <w:p w:rsidR="007C5775" w:rsidRDefault="007C5775"/>
    <w:p w:rsidR="007C5775" w:rsidRDefault="007C5775"/>
    <w:p w:rsidR="007C5775" w:rsidRDefault="00E0132A">
      <w:r>
        <w:rPr>
          <w:rFonts w:hint="eastAsia"/>
          <w:noProof/>
          <w:sz w:val="24"/>
        </w:rPr>
        <w:drawing>
          <wp:anchor distT="0" distB="0" distL="114300" distR="114300" simplePos="0" relativeHeight="251638784" behindDoc="0" locked="0" layoutInCell="1" allowOverlap="1">
            <wp:simplePos x="0" y="0"/>
            <wp:positionH relativeFrom="column">
              <wp:posOffset>784225</wp:posOffset>
            </wp:positionH>
            <wp:positionV relativeFrom="paragraph">
              <wp:posOffset>187325</wp:posOffset>
            </wp:positionV>
            <wp:extent cx="3399790" cy="1743075"/>
            <wp:effectExtent l="19050" t="0" r="0" b="0"/>
            <wp:wrapNone/>
            <wp:docPr id="46" name="图片 46" descr="2014-05-10_21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2014-05-10_213625"/>
                    <pic:cNvPicPr>
                      <a:picLocks noChangeAspect="1" noChangeArrowheads="1"/>
                    </pic:cNvPicPr>
                  </pic:nvPicPr>
                  <pic:blipFill>
                    <a:blip r:embed="rId337"/>
                    <a:srcRect/>
                    <a:stretch>
                      <a:fillRect/>
                    </a:stretch>
                  </pic:blipFill>
                  <pic:spPr bwMode="auto">
                    <a:xfrm>
                      <a:off x="0" y="0"/>
                      <a:ext cx="3399790" cy="1743075"/>
                    </a:xfrm>
                    <a:prstGeom prst="rect">
                      <a:avLst/>
                    </a:prstGeom>
                    <a:noFill/>
                    <a:ln w="9525">
                      <a:noFill/>
                      <a:miter lim="800000"/>
                      <a:headEnd/>
                      <a:tailEnd/>
                    </a:ln>
                  </pic:spPr>
                </pic:pic>
              </a:graphicData>
            </a:graphic>
          </wp:anchor>
        </w:drawing>
      </w:r>
    </w:p>
    <w:p w:rsidR="007C5775" w:rsidRDefault="007C5775"/>
    <w:p w:rsidR="007C5775" w:rsidRDefault="007C5775">
      <w:pPr>
        <w:tabs>
          <w:tab w:val="left" w:pos="2323"/>
        </w:tabs>
      </w:pPr>
    </w:p>
    <w:p w:rsidR="007C5775" w:rsidRDefault="007C5775">
      <w:pPr>
        <w:tabs>
          <w:tab w:val="left" w:pos="2323"/>
        </w:tabs>
      </w:pPr>
    </w:p>
    <w:p w:rsidR="007C5775" w:rsidRDefault="007C5775">
      <w:pPr>
        <w:tabs>
          <w:tab w:val="left" w:pos="2323"/>
        </w:tabs>
        <w:jc w:val="center"/>
      </w:pPr>
    </w:p>
    <w:p w:rsidR="007C5775" w:rsidRDefault="007C5775">
      <w:pPr>
        <w:tabs>
          <w:tab w:val="left" w:pos="2323"/>
        </w:tabs>
        <w:jc w:val="center"/>
      </w:pPr>
    </w:p>
    <w:p w:rsidR="007C5775" w:rsidRDefault="007C5775">
      <w:pPr>
        <w:tabs>
          <w:tab w:val="left" w:pos="2323"/>
        </w:tabs>
        <w:jc w:val="center"/>
      </w:pPr>
    </w:p>
    <w:p w:rsidR="007C5775" w:rsidRDefault="007C5775">
      <w:pPr>
        <w:tabs>
          <w:tab w:val="left" w:pos="2323"/>
        </w:tabs>
        <w:jc w:val="center"/>
      </w:pPr>
    </w:p>
    <w:p w:rsidR="007C5775" w:rsidRDefault="007C5775">
      <w:pPr>
        <w:tabs>
          <w:tab w:val="left" w:pos="2323"/>
        </w:tabs>
        <w:jc w:val="center"/>
      </w:pPr>
    </w:p>
    <w:p w:rsidR="007C5775" w:rsidRDefault="007C5775">
      <w:pPr>
        <w:tabs>
          <w:tab w:val="left" w:pos="2323"/>
        </w:tabs>
        <w:jc w:val="center"/>
      </w:pPr>
    </w:p>
    <w:p w:rsidR="007C5775" w:rsidRDefault="007C5775">
      <w:pPr>
        <w:tabs>
          <w:tab w:val="left" w:pos="2323"/>
        </w:tabs>
        <w:jc w:val="center"/>
      </w:pPr>
    </w:p>
    <w:p w:rsidR="007C5775" w:rsidRDefault="007C5775">
      <w:pPr>
        <w:tabs>
          <w:tab w:val="left" w:pos="2323"/>
        </w:tabs>
        <w:jc w:val="center"/>
      </w:pPr>
      <w:r>
        <w:rPr>
          <w:rFonts w:hint="eastAsia"/>
        </w:rPr>
        <w:t xml:space="preserve">Figure 3.   Radar scan generation. </w:t>
      </w:r>
    </w:p>
    <w:p w:rsidR="007C5775" w:rsidRDefault="007C5775" w:rsidP="002744DC">
      <w:pPr>
        <w:tabs>
          <w:tab w:val="left" w:pos="2323"/>
        </w:tabs>
        <w:ind w:firstLineChars="200" w:firstLine="480"/>
        <w:jc w:val="left"/>
        <w:rPr>
          <w:sz w:val="24"/>
        </w:rPr>
      </w:pPr>
      <w:r>
        <w:rPr>
          <w:sz w:val="24"/>
        </w:rPr>
        <w:t xml:space="preserve">This  problem  would  be  solved  if  a  more  generalized equation is presented, that takes into account the possibility of a  finite  radius  R  [6]  [7].  The  distance  at  the  time  when  it  is exactly  above  the  pipeline’s  axis  is  given  by  </w:t>
      </w:r>
      <w:r w:rsidRPr="00B70E6D">
        <w:rPr>
          <w:position w:val="-12"/>
          <w:sz w:val="24"/>
        </w:rPr>
        <w:object w:dxaOrig="264" w:dyaOrig="365">
          <v:shape id="_x0000_i1165" type="#_x0000_t75" style="width:12.65pt;height:17.85pt;mso-position-horizontal-relative:page;mso-position-vertical-relative:page" o:ole="">
            <v:imagedata r:id="rId338" o:title=""/>
          </v:shape>
          <o:OLEObject Type="Embed" ProgID="Equation.3" ShapeID="_x0000_i1165" DrawAspect="Content" ObjectID="_1463350161" r:id="rId339">
            <o:FieldCodes>\* MERGEFORMAT</o:FieldCodes>
          </o:OLEObject>
        </w:object>
      </w:r>
      <w:r>
        <w:rPr>
          <w:sz w:val="24"/>
        </w:rPr>
        <w:t xml:space="preserve">,  and  R  is  the radius.  When  a  triangle  is  formed,  as  shown  in  Fig.  3,  it expressed as follows: </w:t>
      </w:r>
    </w:p>
    <w:p w:rsidR="007C5775" w:rsidRDefault="007C5775" w:rsidP="002744DC">
      <w:pPr>
        <w:tabs>
          <w:tab w:val="left" w:pos="2323"/>
        </w:tabs>
        <w:ind w:firstLineChars="200" w:firstLine="480"/>
        <w:jc w:val="left"/>
        <w:rPr>
          <w:sz w:val="24"/>
        </w:rPr>
      </w:pPr>
      <w:r>
        <w:rPr>
          <w:rFonts w:hint="eastAsia"/>
          <w:sz w:val="24"/>
        </w:rPr>
        <w:t xml:space="preserve">               </w:t>
      </w:r>
      <w:r w:rsidRPr="00B70E6D">
        <w:rPr>
          <w:rFonts w:hint="eastAsia"/>
          <w:position w:val="-12"/>
          <w:sz w:val="24"/>
        </w:rPr>
        <w:object w:dxaOrig="3060" w:dyaOrig="380">
          <v:shape id="_x0000_i1166" type="#_x0000_t75" style="width:152.65pt;height:19pt;mso-position-horizontal-relative:page;mso-position-vertical-relative:page" o:ole="">
            <v:imagedata r:id="rId340" o:title=""/>
          </v:shape>
          <o:OLEObject Type="Embed" ProgID="Equation.3" ShapeID="_x0000_i1166" DrawAspect="Content" ObjectID="_1463350162" r:id="rId341">
            <o:FieldCodes>\* MERGEFORMAT</o:FieldCodes>
          </o:OLEObject>
        </w:object>
      </w:r>
      <w:r>
        <w:rPr>
          <w:rFonts w:hint="eastAsia"/>
          <w:sz w:val="24"/>
        </w:rPr>
        <w:t xml:space="preserve">                 </w:t>
      </w:r>
      <w:r>
        <w:rPr>
          <w:rFonts w:hint="eastAsia"/>
          <w:sz w:val="24"/>
        </w:rPr>
        <w:t>（</w:t>
      </w:r>
      <w:r>
        <w:rPr>
          <w:rFonts w:hint="eastAsia"/>
          <w:sz w:val="24"/>
        </w:rPr>
        <w:t>3</w:t>
      </w:r>
      <w:r>
        <w:rPr>
          <w:rFonts w:hint="eastAsia"/>
          <w:sz w:val="24"/>
        </w:rPr>
        <w:t>）</w:t>
      </w:r>
    </w:p>
    <w:p w:rsidR="007C5775" w:rsidRDefault="007C5775" w:rsidP="002744DC">
      <w:pPr>
        <w:tabs>
          <w:tab w:val="left" w:pos="2323"/>
        </w:tabs>
        <w:ind w:firstLineChars="200" w:firstLine="480"/>
        <w:jc w:val="left"/>
        <w:rPr>
          <w:sz w:val="24"/>
        </w:rPr>
      </w:pPr>
      <w:r>
        <w:rPr>
          <w:rFonts w:hint="eastAsia"/>
          <w:sz w:val="24"/>
        </w:rPr>
        <w:t xml:space="preserve">where  z0 is  the  depth  to  the  top  of  the  pipeline, </w:t>
      </w:r>
      <w:r w:rsidRPr="00B70E6D">
        <w:rPr>
          <w:rFonts w:hint="eastAsia"/>
          <w:position w:val="-12"/>
          <w:sz w:val="24"/>
        </w:rPr>
        <w:object w:dxaOrig="243" w:dyaOrig="365">
          <v:shape id="_x0000_i1167" type="#_x0000_t75" style="width:12.1pt;height:17.85pt;mso-position-horizontal-relative:page;mso-position-vertical-relative:page" o:ole="">
            <v:imagedata r:id="rId342" o:title=""/>
          </v:shape>
          <o:OLEObject Type="Embed" ProgID="Equation.3" ShapeID="_x0000_i1167" DrawAspect="Content" ObjectID="_1463350163" r:id="rId343">
            <o:FieldCodes>\* MERGEFORMAT</o:FieldCodes>
          </o:OLEObject>
        </w:object>
      </w:r>
      <w:r>
        <w:rPr>
          <w:rFonts w:hint="eastAsia"/>
          <w:sz w:val="24"/>
        </w:rPr>
        <w:t xml:space="preserve"> is  the </w:t>
      </w:r>
    </w:p>
    <w:p w:rsidR="007C5775" w:rsidRDefault="007C5775">
      <w:pPr>
        <w:tabs>
          <w:tab w:val="left" w:pos="2323"/>
        </w:tabs>
        <w:jc w:val="left"/>
        <w:rPr>
          <w:sz w:val="24"/>
        </w:rPr>
      </w:pPr>
      <w:r>
        <w:rPr>
          <w:rFonts w:hint="eastAsia"/>
          <w:sz w:val="24"/>
        </w:rPr>
        <w:t xml:space="preserve">apparent depth of the reflection from the pipeline at a position </w:t>
      </w:r>
      <w:r w:rsidRPr="00B70E6D">
        <w:rPr>
          <w:rFonts w:hint="eastAsia"/>
          <w:position w:val="-12"/>
          <w:sz w:val="24"/>
        </w:rPr>
        <w:object w:dxaOrig="243" w:dyaOrig="365">
          <v:shape id="_x0000_i1168" type="#_x0000_t75" style="width:12.1pt;height:17.85pt;mso-position-horizontal-relative:page;mso-position-vertical-relative:page" o:ole="">
            <v:imagedata r:id="rId344" o:title=""/>
          </v:shape>
          <o:OLEObject Type="Embed" ProgID="Equation.3" ShapeID="_x0000_i1168" DrawAspect="Content" ObjectID="_1463350164" r:id="rId345">
            <o:FieldCodes>\* MERGEFORMAT</o:FieldCodes>
          </o:OLEObject>
        </w:object>
      </w:r>
      <w:r>
        <w:rPr>
          <w:rFonts w:hint="eastAsia"/>
          <w:sz w:val="24"/>
        </w:rPr>
        <w:t xml:space="preserve"> displaced  from  the position  of the pipeline  </w:t>
      </w:r>
      <w:r w:rsidRPr="00B70E6D">
        <w:rPr>
          <w:rFonts w:hint="eastAsia"/>
          <w:position w:val="-12"/>
          <w:sz w:val="24"/>
        </w:rPr>
        <w:object w:dxaOrig="263" w:dyaOrig="365">
          <v:shape id="_x0000_i1169" type="#_x0000_t75" style="width:12.65pt;height:17.85pt;mso-position-horizontal-relative:page;mso-position-vertical-relative:page" o:ole="">
            <v:imagedata r:id="rId346" o:title=""/>
          </v:shape>
          <o:OLEObject Type="Embed" ProgID="Equation.3" ShapeID="_x0000_i1169" DrawAspect="Content" ObjectID="_1463350165" r:id="rId347">
            <o:FieldCodes>\* MERGEFORMAT</o:FieldCodes>
          </o:OLEObject>
        </w:object>
      </w:r>
      <w:r>
        <w:rPr>
          <w:rFonts w:hint="eastAsia"/>
          <w:sz w:val="24"/>
        </w:rPr>
        <w:t>, and  R  is  the radius of pipeline. Using expression (3),</w:t>
      </w:r>
      <w:r w:rsidRPr="00B70E6D">
        <w:rPr>
          <w:rFonts w:hint="eastAsia"/>
          <w:position w:val="-12"/>
          <w:sz w:val="24"/>
        </w:rPr>
        <w:object w:dxaOrig="243" w:dyaOrig="365">
          <v:shape id="_x0000_i1170" type="#_x0000_t75" style="width:12.1pt;height:17.85pt;mso-position-horizontal-relative:page;mso-position-vertical-relative:page" o:ole="">
            <v:imagedata r:id="rId342" o:title=""/>
          </v:shape>
          <o:OLEObject Type="Embed" ProgID="Equation.3" ShapeID="_x0000_i1170" DrawAspect="Content" ObjectID="_1463350166" r:id="rId348">
            <o:FieldCodes>\* MERGEFORMAT</o:FieldCodes>
          </o:OLEObject>
        </w:object>
      </w:r>
      <w:r>
        <w:rPr>
          <w:rFonts w:hint="eastAsia"/>
          <w:sz w:val="24"/>
        </w:rPr>
        <w:t xml:space="preserve"> is expressed with v and  </w:t>
      </w:r>
      <w:r w:rsidRPr="00B70E6D">
        <w:rPr>
          <w:rFonts w:hint="eastAsia"/>
          <w:position w:val="-12"/>
          <w:sz w:val="24"/>
        </w:rPr>
        <w:object w:dxaOrig="182" w:dyaOrig="365">
          <v:shape id="_x0000_i1171" type="#_x0000_t75" style="width:8.65pt;height:17.85pt;mso-position-horizontal-relative:page;mso-position-vertical-relative:page" o:ole="">
            <v:imagedata r:id="rId349" o:title=""/>
          </v:shape>
          <o:OLEObject Type="Embed" ProgID="Equation.3" ShapeID="_x0000_i1171" DrawAspect="Content" ObjectID="_1463350167" r:id="rId350">
            <o:FieldCodes>\* MERGEFORMAT</o:FieldCodes>
          </o:OLEObject>
        </w:object>
      </w:r>
      <w:r>
        <w:rPr>
          <w:rFonts w:hint="eastAsia"/>
          <w:sz w:val="24"/>
        </w:rPr>
        <w:t xml:space="preserve"> as </w:t>
      </w:r>
      <w:r w:rsidRPr="00B70E6D">
        <w:rPr>
          <w:rFonts w:hint="eastAsia"/>
          <w:position w:val="-12"/>
          <w:sz w:val="24"/>
        </w:rPr>
        <w:object w:dxaOrig="1166" w:dyaOrig="362">
          <v:shape id="_x0000_i1172" type="#_x0000_t75" style="width:57.6pt;height:17.85pt;mso-position-horizontal-relative:page;mso-position-vertical-relative:page" o:ole="">
            <v:imagedata r:id="rId351" o:title=""/>
          </v:shape>
          <o:OLEObject Type="Embed" ProgID="Equation.3" ShapeID="_x0000_i1172" DrawAspect="Content" ObjectID="_1463350168" r:id="rId352">
            <o:FieldCodes>\* MERGEFORMAT</o:FieldCodes>
          </o:OLEObject>
        </w:object>
      </w:r>
      <w:r>
        <w:rPr>
          <w:rFonts w:hint="eastAsia"/>
          <w:sz w:val="24"/>
        </w:rPr>
        <w:t xml:space="preserve">,  where  v  is propagation  velocity  of  the medium. </w:t>
      </w:r>
    </w:p>
    <w:p w:rsidR="007C5775" w:rsidRDefault="007C5775" w:rsidP="002744DC">
      <w:pPr>
        <w:tabs>
          <w:tab w:val="left" w:pos="2323"/>
        </w:tabs>
        <w:ind w:firstLineChars="200" w:firstLine="480"/>
        <w:jc w:val="left"/>
        <w:rPr>
          <w:sz w:val="24"/>
        </w:rPr>
      </w:pPr>
      <w:r>
        <w:rPr>
          <w:rFonts w:hint="eastAsia"/>
          <w:sz w:val="24"/>
        </w:rPr>
        <w:lastRenderedPageBreak/>
        <w:t xml:space="preserve">         </w:t>
      </w:r>
      <w:r w:rsidRPr="00B70E6D">
        <w:rPr>
          <w:rFonts w:hint="eastAsia"/>
          <w:position w:val="-34"/>
          <w:sz w:val="24"/>
        </w:rPr>
        <w:object w:dxaOrig="3440" w:dyaOrig="800">
          <v:shape id="_x0000_i1173" type="#_x0000_t75" style="width:171.65pt;height:40.3pt;mso-position-horizontal-relative:page;mso-position-vertical-relative:page" o:ole="">
            <v:imagedata r:id="rId353" o:title=""/>
          </v:shape>
          <o:OLEObject Type="Embed" ProgID="Equation.3" ShapeID="_x0000_i1173" DrawAspect="Content" ObjectID="_1463350169" r:id="rId354">
            <o:FieldCodes>\* MERGEFORMAT</o:FieldCodes>
          </o:OLEObject>
        </w:object>
      </w:r>
      <w:r>
        <w:rPr>
          <w:rFonts w:hint="eastAsia"/>
          <w:sz w:val="24"/>
        </w:rPr>
        <w:t xml:space="preserve">                     (4)</w:t>
      </w:r>
    </w:p>
    <w:p w:rsidR="007C5775" w:rsidRDefault="007C5775" w:rsidP="002744DC">
      <w:pPr>
        <w:tabs>
          <w:tab w:val="left" w:pos="2323"/>
        </w:tabs>
        <w:ind w:firstLineChars="200" w:firstLine="480"/>
        <w:jc w:val="left"/>
        <w:rPr>
          <w:sz w:val="24"/>
        </w:rPr>
      </w:pPr>
      <w:r>
        <w:rPr>
          <w:rFonts w:hint="eastAsia"/>
          <w:sz w:val="24"/>
        </w:rPr>
        <w:t xml:space="preserve">Each  pair  of  raw  data  </w:t>
      </w:r>
      <w:r w:rsidRPr="00B70E6D">
        <w:rPr>
          <w:rFonts w:hint="eastAsia"/>
          <w:position w:val="-12"/>
          <w:sz w:val="24"/>
        </w:rPr>
        <w:object w:dxaOrig="706" w:dyaOrig="363">
          <v:shape id="_x0000_i1174" type="#_x0000_t75" style="width:35.15pt;height:18.45pt;mso-position-horizontal-relative:page;mso-position-vertical-relative:page" o:ole="">
            <v:imagedata r:id="rId355" o:title=""/>
          </v:shape>
          <o:OLEObject Type="Embed" ProgID="Equation.3" ShapeID="_x0000_i1174" DrawAspect="Content" ObjectID="_1463350170" r:id="rId356">
            <o:FieldCodes>\* MERGEFORMAT</o:FieldCodes>
          </o:OLEObject>
        </w:object>
      </w:r>
      <w:r>
        <w:rPr>
          <w:rFonts w:hint="eastAsia"/>
          <w:sz w:val="24"/>
        </w:rPr>
        <w:t xml:space="preserve">,  extracted  from  a  hyperbolic </w:t>
      </w:r>
    </w:p>
    <w:p w:rsidR="007C5775" w:rsidRDefault="007C5775">
      <w:pPr>
        <w:tabs>
          <w:tab w:val="left" w:pos="2323"/>
        </w:tabs>
        <w:jc w:val="left"/>
        <w:rPr>
          <w:sz w:val="24"/>
        </w:rPr>
      </w:pPr>
      <w:r>
        <w:rPr>
          <w:rFonts w:hint="eastAsia"/>
          <w:sz w:val="24"/>
        </w:rPr>
        <w:t xml:space="preserve">reflection of finite R satisfies expression (4). So there is more than two pair of raw data </w:t>
      </w:r>
      <w:r w:rsidRPr="00B70E6D">
        <w:rPr>
          <w:rFonts w:hint="eastAsia"/>
          <w:position w:val="-12"/>
          <w:sz w:val="24"/>
        </w:rPr>
        <w:object w:dxaOrig="706" w:dyaOrig="363">
          <v:shape id="_x0000_i1175" type="#_x0000_t75" style="width:35.15pt;height:18.45pt;mso-position-horizontal-relative:page;mso-position-vertical-relative:page" o:ole="">
            <v:imagedata r:id="rId355" o:title=""/>
          </v:shape>
          <o:OLEObject Type="Embed" ProgID="Equation.3" ShapeID="_x0000_i1175" DrawAspect="Content" ObjectID="_1463350171" r:id="rId357">
            <o:FieldCodes>\* MERGEFORMAT</o:FieldCodes>
          </o:OLEObject>
        </w:object>
      </w:r>
      <w:r>
        <w:rPr>
          <w:rFonts w:hint="eastAsia"/>
          <w:sz w:val="24"/>
        </w:rPr>
        <w:t xml:space="preserve"> to solve the equations radius R.</w:t>
      </w:r>
    </w:p>
    <w:p w:rsidR="007C5775" w:rsidRDefault="007C5775" w:rsidP="002744DC">
      <w:pPr>
        <w:tabs>
          <w:tab w:val="left" w:pos="2323"/>
        </w:tabs>
        <w:ind w:firstLineChars="200" w:firstLine="482"/>
        <w:jc w:val="center"/>
        <w:rPr>
          <w:b/>
          <w:bCs/>
          <w:sz w:val="24"/>
        </w:rPr>
      </w:pPr>
    </w:p>
    <w:p w:rsidR="007C5775" w:rsidRDefault="007C5775">
      <w:pPr>
        <w:tabs>
          <w:tab w:val="left" w:pos="2323"/>
        </w:tabs>
        <w:jc w:val="center"/>
        <w:rPr>
          <w:b/>
          <w:bCs/>
          <w:sz w:val="24"/>
        </w:rPr>
      </w:pPr>
    </w:p>
    <w:p w:rsidR="007C5775" w:rsidRDefault="007C5775">
      <w:pPr>
        <w:tabs>
          <w:tab w:val="left" w:pos="2323"/>
        </w:tabs>
        <w:jc w:val="center"/>
        <w:rPr>
          <w:sz w:val="24"/>
        </w:rPr>
      </w:pPr>
      <w:r>
        <w:rPr>
          <w:rFonts w:hint="eastAsia"/>
          <w:b/>
          <w:bCs/>
          <w:sz w:val="24"/>
        </w:rPr>
        <w:t>IV.  SURVEY DATA PROCESSING</w:t>
      </w:r>
      <w:r>
        <w:rPr>
          <w:rFonts w:hint="eastAsia"/>
          <w:sz w:val="24"/>
        </w:rPr>
        <w:t xml:space="preserve"> </w:t>
      </w:r>
    </w:p>
    <w:p w:rsidR="007C5775" w:rsidRDefault="007C5775" w:rsidP="002744DC">
      <w:pPr>
        <w:tabs>
          <w:tab w:val="left" w:pos="2323"/>
        </w:tabs>
        <w:ind w:firstLineChars="200" w:firstLine="480"/>
        <w:rPr>
          <w:sz w:val="24"/>
        </w:rPr>
      </w:pPr>
      <w:r>
        <w:rPr>
          <w:rFonts w:hint="eastAsia"/>
          <w:sz w:val="24"/>
        </w:rPr>
        <w:t xml:space="preserve">In  general,  most  published  GPR  data  have been processed and presented in either A-scan, B-scan or C-scan form [1]. The processes applied to each data format can be broadly classified as follows: </w:t>
      </w:r>
    </w:p>
    <w:p w:rsidR="007C5775" w:rsidRDefault="007C5775" w:rsidP="002744DC">
      <w:pPr>
        <w:tabs>
          <w:tab w:val="left" w:pos="2323"/>
        </w:tabs>
        <w:ind w:firstLineChars="200" w:firstLine="480"/>
        <w:rPr>
          <w:sz w:val="24"/>
        </w:rPr>
      </w:pPr>
    </w:p>
    <w:p w:rsidR="007C5775" w:rsidRDefault="00E0132A" w:rsidP="002744DC">
      <w:pPr>
        <w:tabs>
          <w:tab w:val="left" w:pos="2323"/>
        </w:tabs>
        <w:ind w:firstLineChars="200" w:firstLine="480"/>
        <w:jc w:val="left"/>
        <w:rPr>
          <w:sz w:val="24"/>
        </w:rPr>
      </w:pPr>
      <w:r>
        <w:rPr>
          <w:rFonts w:hint="eastAsia"/>
          <w:noProof/>
          <w:sz w:val="24"/>
        </w:rPr>
        <w:drawing>
          <wp:anchor distT="0" distB="0" distL="114300" distR="114300" simplePos="0" relativeHeight="251639808" behindDoc="0" locked="0" layoutInCell="1" allowOverlap="1">
            <wp:simplePos x="0" y="0"/>
            <wp:positionH relativeFrom="column">
              <wp:posOffset>571500</wp:posOffset>
            </wp:positionH>
            <wp:positionV relativeFrom="paragraph">
              <wp:posOffset>49530</wp:posOffset>
            </wp:positionV>
            <wp:extent cx="4066540" cy="1847850"/>
            <wp:effectExtent l="19050" t="0" r="0" b="0"/>
            <wp:wrapNone/>
            <wp:docPr id="47" name="图片 47" descr="2014-05-11_10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014-05-11_103709"/>
                    <pic:cNvPicPr>
                      <a:picLocks noChangeAspect="1" noChangeArrowheads="1"/>
                    </pic:cNvPicPr>
                  </pic:nvPicPr>
                  <pic:blipFill>
                    <a:blip r:embed="rId358"/>
                    <a:srcRect/>
                    <a:stretch>
                      <a:fillRect/>
                    </a:stretch>
                  </pic:blipFill>
                  <pic:spPr bwMode="auto">
                    <a:xfrm>
                      <a:off x="0" y="0"/>
                      <a:ext cx="4066540" cy="1847850"/>
                    </a:xfrm>
                    <a:prstGeom prst="rect">
                      <a:avLst/>
                    </a:prstGeom>
                    <a:noFill/>
                    <a:ln w="9525">
                      <a:noFill/>
                      <a:miter lim="800000"/>
                      <a:headEnd/>
                      <a:tailEnd/>
                    </a:ln>
                  </pic:spPr>
                </pic:pic>
              </a:graphicData>
            </a:graphic>
          </wp:anchor>
        </w:drawing>
      </w:r>
      <w:r w:rsidR="007C5775">
        <w:rPr>
          <w:rFonts w:hint="eastAsia"/>
          <w:sz w:val="24"/>
        </w:rPr>
        <w:t xml:space="preserve"> </w:t>
      </w:r>
    </w:p>
    <w:p w:rsidR="007C5775" w:rsidRDefault="007C5775" w:rsidP="002744DC">
      <w:pPr>
        <w:tabs>
          <w:tab w:val="left" w:pos="2323"/>
        </w:tabs>
        <w:ind w:firstLineChars="200" w:firstLine="480"/>
        <w:jc w:val="left"/>
        <w:rPr>
          <w:sz w:val="24"/>
        </w:rPr>
      </w:pPr>
    </w:p>
    <w:p w:rsidR="007C5775" w:rsidRDefault="007C5775">
      <w:pPr>
        <w:tabs>
          <w:tab w:val="left" w:pos="2323"/>
        </w:tabs>
        <w:jc w:val="left"/>
        <w:rPr>
          <w:sz w:val="24"/>
        </w:rPr>
      </w:pPr>
    </w:p>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Pr>
        <w:tabs>
          <w:tab w:val="left" w:pos="838"/>
        </w:tabs>
        <w:jc w:val="center"/>
      </w:pPr>
      <w:r>
        <w:rPr>
          <w:rFonts w:hint="eastAsia"/>
        </w:rPr>
        <w:t xml:space="preserve">Figure 4.   Coordinate system for scan description. </w:t>
      </w:r>
    </w:p>
    <w:p w:rsidR="007C5775" w:rsidRDefault="007C5775" w:rsidP="002744DC">
      <w:pPr>
        <w:numPr>
          <w:ilvl w:val="0"/>
          <w:numId w:val="18"/>
        </w:numPr>
        <w:tabs>
          <w:tab w:val="left" w:pos="838"/>
        </w:tabs>
        <w:ind w:firstLineChars="200" w:firstLine="480"/>
        <w:rPr>
          <w:sz w:val="24"/>
        </w:rPr>
      </w:pPr>
      <w:r>
        <w:rPr>
          <w:rFonts w:hint="eastAsia"/>
          <w:sz w:val="24"/>
        </w:rPr>
        <w:t xml:space="preserve">A-scan processing. </w:t>
      </w:r>
    </w:p>
    <w:p w:rsidR="007C5775" w:rsidRDefault="007C5775" w:rsidP="002744DC">
      <w:pPr>
        <w:numPr>
          <w:ilvl w:val="0"/>
          <w:numId w:val="18"/>
        </w:numPr>
        <w:tabs>
          <w:tab w:val="left" w:pos="838"/>
        </w:tabs>
        <w:ind w:firstLineChars="200" w:firstLine="480"/>
        <w:rPr>
          <w:sz w:val="24"/>
        </w:rPr>
      </w:pPr>
      <w:r>
        <w:rPr>
          <w:rFonts w:hint="eastAsia"/>
          <w:sz w:val="24"/>
        </w:rPr>
        <w:t>B-scan  processing.  Note  that  the  dimensions  can  be considered interchangeable, that is, the same processes may be  useful for x-z, x-y or y-z planes.</w:t>
      </w:r>
    </w:p>
    <w:p w:rsidR="007C5775" w:rsidRDefault="007C5775" w:rsidP="002744DC">
      <w:pPr>
        <w:numPr>
          <w:ilvl w:val="0"/>
          <w:numId w:val="18"/>
        </w:numPr>
        <w:tabs>
          <w:tab w:val="left" w:pos="838"/>
        </w:tabs>
        <w:ind w:firstLineChars="200" w:firstLine="480"/>
        <w:rPr>
          <w:sz w:val="24"/>
        </w:rPr>
      </w:pPr>
      <w:r>
        <w:rPr>
          <w:rFonts w:hint="eastAsia"/>
          <w:sz w:val="24"/>
        </w:rPr>
        <w:t xml:space="preserve">C-scan  processing.  Note  that  the  spatial  three-dimensional data can be used to reconstruct representations of three-dimensional images. </w:t>
      </w:r>
    </w:p>
    <w:p w:rsidR="007C5775" w:rsidRDefault="007C5775">
      <w:pPr>
        <w:tabs>
          <w:tab w:val="left" w:pos="838"/>
        </w:tabs>
        <w:ind w:firstLineChars="200" w:firstLine="480"/>
        <w:rPr>
          <w:sz w:val="24"/>
        </w:rPr>
      </w:pPr>
      <w:r>
        <w:rPr>
          <w:rFonts w:hint="eastAsia"/>
          <w:sz w:val="24"/>
        </w:rPr>
        <w:t xml:space="preserve"> The  raw  data  collected  by  the  GPR  field  work  should  go through  data  processing  to  get  measurable  images.  The  raw data  contains  both  useful  information  and  various  noises.  In some cases useful information may be hidden from the noises. The  purpose  of  the  data  processing  is  to  suppress  noise, enhance signal and improve Signal Noise Ratio (SNR), in order to  extract  velocity,  amplitude,  frequency,  </w:t>
      </w:r>
      <w:r>
        <w:rPr>
          <w:rFonts w:hint="eastAsia"/>
          <w:sz w:val="24"/>
        </w:rPr>
        <w:lastRenderedPageBreak/>
        <w:t xml:space="preserve">phase  and  other information  from  the  data  [8].  The  flowchart  of  GPR  data processing is shown in Fig. 5. </w:t>
      </w:r>
    </w:p>
    <w:p w:rsidR="007C5775" w:rsidRDefault="00E0132A">
      <w:pPr>
        <w:tabs>
          <w:tab w:val="left" w:pos="838"/>
        </w:tabs>
      </w:pPr>
      <w:r>
        <w:rPr>
          <w:rFonts w:hint="eastAsia"/>
          <w:noProof/>
          <w:sz w:val="24"/>
        </w:rPr>
        <w:drawing>
          <wp:anchor distT="0" distB="0" distL="114300" distR="114300" simplePos="0" relativeHeight="251640832" behindDoc="0" locked="0" layoutInCell="1" allowOverlap="1">
            <wp:simplePos x="0" y="0"/>
            <wp:positionH relativeFrom="column">
              <wp:posOffset>1076325</wp:posOffset>
            </wp:positionH>
            <wp:positionV relativeFrom="paragraph">
              <wp:posOffset>95885</wp:posOffset>
            </wp:positionV>
            <wp:extent cx="3171190" cy="1266825"/>
            <wp:effectExtent l="19050" t="0" r="0" b="0"/>
            <wp:wrapNone/>
            <wp:docPr id="48" name="图片 48" descr="2014-05-11_10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14-05-11_104720"/>
                    <pic:cNvPicPr>
                      <a:picLocks noChangeAspect="1" noChangeArrowheads="1"/>
                    </pic:cNvPicPr>
                  </pic:nvPicPr>
                  <pic:blipFill>
                    <a:blip r:embed="rId359"/>
                    <a:srcRect/>
                    <a:stretch>
                      <a:fillRect/>
                    </a:stretch>
                  </pic:blipFill>
                  <pic:spPr bwMode="auto">
                    <a:xfrm>
                      <a:off x="0" y="0"/>
                      <a:ext cx="3171190" cy="1266825"/>
                    </a:xfrm>
                    <a:prstGeom prst="rect">
                      <a:avLst/>
                    </a:prstGeom>
                    <a:noFill/>
                    <a:ln w="9525">
                      <a:noFill/>
                      <a:miter lim="800000"/>
                      <a:headEnd/>
                      <a:tailEnd/>
                    </a:ln>
                  </pic:spPr>
                </pic:pic>
              </a:graphicData>
            </a:graphic>
          </wp:anchor>
        </w:drawing>
      </w:r>
    </w:p>
    <w:p w:rsidR="007C5775" w:rsidRDefault="007C5775">
      <w:pPr>
        <w:tabs>
          <w:tab w:val="left" w:pos="838"/>
        </w:tabs>
      </w:pPr>
    </w:p>
    <w:p w:rsidR="007C5775" w:rsidRDefault="007C5775"/>
    <w:p w:rsidR="007C5775" w:rsidRDefault="007C5775"/>
    <w:p w:rsidR="007C5775" w:rsidRDefault="007C5775"/>
    <w:p w:rsidR="007C5775" w:rsidRDefault="007C5775"/>
    <w:p w:rsidR="007C5775" w:rsidRDefault="007C5775">
      <w:pPr>
        <w:tabs>
          <w:tab w:val="left" w:pos="673"/>
        </w:tabs>
        <w:jc w:val="center"/>
      </w:pPr>
      <w:r>
        <w:rPr>
          <w:rFonts w:hint="eastAsia"/>
        </w:rPr>
        <w:tab/>
      </w:r>
    </w:p>
    <w:p w:rsidR="007C5775" w:rsidRDefault="007C5775">
      <w:pPr>
        <w:tabs>
          <w:tab w:val="left" w:pos="673"/>
        </w:tabs>
        <w:jc w:val="center"/>
      </w:pPr>
      <w:r>
        <w:rPr>
          <w:rFonts w:hint="eastAsia"/>
        </w:rPr>
        <w:t xml:space="preserve">Figure 5.   The flowchart of GPR data processing. </w:t>
      </w:r>
    </w:p>
    <w:p w:rsidR="007C5775" w:rsidRDefault="007C5775">
      <w:pPr>
        <w:tabs>
          <w:tab w:val="left" w:pos="673"/>
        </w:tabs>
        <w:ind w:firstLineChars="200" w:firstLine="480"/>
        <w:rPr>
          <w:sz w:val="24"/>
        </w:rPr>
      </w:pPr>
      <w:r>
        <w:rPr>
          <w:rFonts w:hint="eastAsia"/>
          <w:sz w:val="24"/>
        </w:rPr>
        <w:t xml:space="preserve">In order to remove the disturbing signals in GPR measured data, the appropriate digital filtering method should be taken in the data processing. According to test results, the spectrum of noise components lies both in the low frequency and the high </w:t>
      </w:r>
    </w:p>
    <w:p w:rsidR="007C5775" w:rsidRDefault="007C5775">
      <w:pPr>
        <w:tabs>
          <w:tab w:val="left" w:pos="673"/>
        </w:tabs>
        <w:rPr>
          <w:sz w:val="24"/>
        </w:rPr>
      </w:pPr>
      <w:r>
        <w:rPr>
          <w:rFonts w:hint="eastAsia"/>
          <w:sz w:val="24"/>
        </w:rPr>
        <w:t xml:space="preserve">frequency components. Therefore, the bandpass filter should be used  to  filter  out  noises  in  data  processing .  Nonlinear filtering  method  is  also  used  to  highlight  the  pipeline's  radar reflection. </w:t>
      </w:r>
    </w:p>
    <w:p w:rsidR="007C5775" w:rsidRDefault="007C5775">
      <w:pPr>
        <w:tabs>
          <w:tab w:val="left" w:pos="673"/>
        </w:tabs>
        <w:ind w:firstLineChars="200" w:firstLine="480"/>
        <w:rPr>
          <w:sz w:val="24"/>
        </w:rPr>
      </w:pPr>
      <w:r>
        <w:rPr>
          <w:rFonts w:hint="eastAsia"/>
          <w:sz w:val="24"/>
        </w:rPr>
        <w:t xml:space="preserve">We  acquired  and  processed  parallel  2D  GPR  profile  data. They are shown as grey scale B-scans to illustrate the effect of applying various algorithms on a radar image of two pipelines. In Figure 6 we show a line of data. The left vertical axis is the depth information calculated by the velocity. Abscissa records the  position  of  the  radar  antenna  along  the  survey  line.  From radar  images  it  can  be  clearly  identified  the  clear  hyperbolic event is present related to the metal pipe. Within the scope of the survey line, the depth of the two pipelines is averaged 0.45 m.  </w:t>
      </w:r>
    </w:p>
    <w:p w:rsidR="007C5775" w:rsidRDefault="00E0132A">
      <w:pPr>
        <w:tabs>
          <w:tab w:val="left" w:pos="673"/>
        </w:tabs>
        <w:rPr>
          <w:sz w:val="24"/>
        </w:rPr>
      </w:pPr>
      <w:r>
        <w:rPr>
          <w:rFonts w:hint="eastAsia"/>
          <w:noProof/>
          <w:sz w:val="24"/>
        </w:rPr>
        <w:drawing>
          <wp:anchor distT="0" distB="0" distL="114300" distR="114300" simplePos="0" relativeHeight="251641856" behindDoc="0" locked="0" layoutInCell="1" allowOverlap="1">
            <wp:simplePos x="0" y="0"/>
            <wp:positionH relativeFrom="column">
              <wp:posOffset>1184275</wp:posOffset>
            </wp:positionH>
            <wp:positionV relativeFrom="paragraph">
              <wp:posOffset>34925</wp:posOffset>
            </wp:positionV>
            <wp:extent cx="2904490" cy="2286000"/>
            <wp:effectExtent l="19050" t="0" r="0" b="0"/>
            <wp:wrapNone/>
            <wp:docPr id="49" name="图片 49" descr="2014-05-11_10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014-05-11_105230"/>
                    <pic:cNvPicPr>
                      <a:picLocks noChangeAspect="1" noChangeArrowheads="1"/>
                    </pic:cNvPicPr>
                  </pic:nvPicPr>
                  <pic:blipFill>
                    <a:blip r:embed="rId360"/>
                    <a:srcRect/>
                    <a:stretch>
                      <a:fillRect/>
                    </a:stretch>
                  </pic:blipFill>
                  <pic:spPr bwMode="auto">
                    <a:xfrm>
                      <a:off x="0" y="0"/>
                      <a:ext cx="2904490" cy="2286000"/>
                    </a:xfrm>
                    <a:prstGeom prst="rect">
                      <a:avLst/>
                    </a:prstGeom>
                    <a:noFill/>
                    <a:ln w="9525">
                      <a:noFill/>
                      <a:miter lim="800000"/>
                      <a:headEnd/>
                      <a:tailEnd/>
                    </a:ln>
                  </pic:spPr>
                </pic:pic>
              </a:graphicData>
            </a:graphic>
          </wp:anchor>
        </w:drawing>
      </w:r>
    </w:p>
    <w:p w:rsidR="007C5775" w:rsidRDefault="007C5775">
      <w:pPr>
        <w:tabs>
          <w:tab w:val="left" w:pos="673"/>
        </w:tabs>
        <w:jc w:val="left"/>
        <w:rPr>
          <w:sz w:val="24"/>
        </w:rPr>
      </w:pPr>
    </w:p>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Pr>
        <w:tabs>
          <w:tab w:val="left" w:pos="6523"/>
        </w:tabs>
        <w:jc w:val="center"/>
      </w:pPr>
      <w:r>
        <w:rPr>
          <w:rFonts w:hint="eastAsia"/>
        </w:rPr>
        <w:t xml:space="preserve">Figure 6.   Radar sections with hyperbolic peaks marked. </w:t>
      </w:r>
    </w:p>
    <w:p w:rsidR="007C5775" w:rsidRDefault="00E0132A">
      <w:pPr>
        <w:ind w:firstLine="343"/>
        <w:jc w:val="center"/>
      </w:pPr>
      <w:r>
        <w:rPr>
          <w:rFonts w:hint="eastAsia"/>
          <w:noProof/>
        </w:rPr>
        <w:drawing>
          <wp:anchor distT="0" distB="0" distL="114300" distR="114300" simplePos="0" relativeHeight="251642880" behindDoc="0" locked="0" layoutInCell="1" allowOverlap="1">
            <wp:simplePos x="0" y="0"/>
            <wp:positionH relativeFrom="column">
              <wp:posOffset>1369695</wp:posOffset>
            </wp:positionH>
            <wp:positionV relativeFrom="paragraph">
              <wp:posOffset>4445</wp:posOffset>
            </wp:positionV>
            <wp:extent cx="2752090" cy="1971675"/>
            <wp:effectExtent l="19050" t="0" r="0" b="0"/>
            <wp:wrapNone/>
            <wp:docPr id="50" name="图片 50" descr="2014-05-11_10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2014-05-11_105333"/>
                    <pic:cNvPicPr>
                      <a:picLocks noChangeAspect="1" noChangeArrowheads="1"/>
                    </pic:cNvPicPr>
                  </pic:nvPicPr>
                  <pic:blipFill>
                    <a:blip r:embed="rId361"/>
                    <a:srcRect/>
                    <a:stretch>
                      <a:fillRect/>
                    </a:stretch>
                  </pic:blipFill>
                  <pic:spPr bwMode="auto">
                    <a:xfrm>
                      <a:off x="0" y="0"/>
                      <a:ext cx="2752090" cy="1971675"/>
                    </a:xfrm>
                    <a:prstGeom prst="rect">
                      <a:avLst/>
                    </a:prstGeom>
                    <a:noFill/>
                    <a:ln w="9525">
                      <a:noFill/>
                      <a:miter lim="800000"/>
                      <a:headEnd/>
                      <a:tailEnd/>
                    </a:ln>
                  </pic:spPr>
                </pic:pic>
              </a:graphicData>
            </a:graphic>
          </wp:anchor>
        </w:drawing>
      </w:r>
    </w:p>
    <w:p w:rsidR="007C5775" w:rsidRDefault="007C5775">
      <w:pPr>
        <w:ind w:firstLine="343"/>
      </w:pPr>
    </w:p>
    <w:p w:rsidR="007C5775" w:rsidRDefault="007C5775">
      <w:pPr>
        <w:ind w:firstLine="343"/>
        <w:jc w:val="left"/>
      </w:pPr>
    </w:p>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Pr>
        <w:jc w:val="center"/>
      </w:pPr>
      <w:r>
        <w:rPr>
          <w:rFonts w:hint="eastAsia"/>
        </w:rPr>
        <w:t xml:space="preserve">Figure 7.   Slices of image results at the depth levels of the two pipelines. </w:t>
      </w:r>
    </w:p>
    <w:p w:rsidR="007C5775" w:rsidRDefault="007C5775">
      <w:pPr>
        <w:ind w:firstLineChars="200" w:firstLine="480"/>
        <w:rPr>
          <w:sz w:val="24"/>
        </w:rPr>
      </w:pPr>
      <w:r>
        <w:rPr>
          <w:rFonts w:hint="eastAsia"/>
          <w:sz w:val="24"/>
        </w:rPr>
        <w:t xml:space="preserve">We  applied  standard  Gazdag  migration.  In  Figure 7 we show  slices  of  image  results at the depth  levels  of  the  two pipelines. </w:t>
      </w:r>
    </w:p>
    <w:p w:rsidR="007C5775" w:rsidRDefault="007C5775">
      <w:pPr>
        <w:ind w:firstLineChars="200" w:firstLine="480"/>
        <w:rPr>
          <w:sz w:val="24"/>
        </w:rPr>
      </w:pPr>
    </w:p>
    <w:p w:rsidR="007C5775" w:rsidRDefault="007C5775" w:rsidP="002744DC">
      <w:pPr>
        <w:ind w:firstLineChars="200" w:firstLine="482"/>
        <w:jc w:val="center"/>
        <w:rPr>
          <w:b/>
          <w:bCs/>
          <w:sz w:val="24"/>
        </w:rPr>
      </w:pPr>
    </w:p>
    <w:p w:rsidR="007C5775" w:rsidRDefault="007C5775" w:rsidP="002744DC">
      <w:pPr>
        <w:ind w:firstLineChars="200" w:firstLine="482"/>
        <w:jc w:val="center"/>
        <w:rPr>
          <w:b/>
          <w:bCs/>
          <w:sz w:val="24"/>
        </w:rPr>
      </w:pPr>
      <w:r>
        <w:rPr>
          <w:rFonts w:hint="eastAsia"/>
          <w:b/>
          <w:bCs/>
          <w:sz w:val="24"/>
        </w:rPr>
        <w:t>V.  THREE-DIMENSIONAL MODELING OF PIPELINES</w:t>
      </w:r>
    </w:p>
    <w:p w:rsidR="007C5775" w:rsidRDefault="007C5775">
      <w:pPr>
        <w:ind w:firstLineChars="200" w:firstLine="480"/>
        <w:rPr>
          <w:sz w:val="24"/>
        </w:rPr>
      </w:pPr>
      <w:r>
        <w:rPr>
          <w:rFonts w:hint="eastAsia"/>
          <w:sz w:val="24"/>
        </w:rPr>
        <w:t>Underground  pipelines  three-dimensional  visualization, three-dimensional  data model  is essentially  a concrete manifestation, known as three-dimensional modeling or three-dimensional geometric shapes.  So underground  pipelines  in addition to selecting the appropriate three-dimensional visualization of three-dimensional structure and the source data model and data extraction, but also must select the appropriate simulation model of three-dimensional  object  method. This  is the three-dimensional modeling.</w:t>
      </w:r>
    </w:p>
    <w:p w:rsidR="007C5775" w:rsidRDefault="007C5775">
      <w:pPr>
        <w:ind w:firstLineChars="200" w:firstLine="480"/>
        <w:rPr>
          <w:sz w:val="24"/>
        </w:rPr>
      </w:pPr>
      <w:r>
        <w:rPr>
          <w:rFonts w:hint="eastAsia"/>
          <w:sz w:val="24"/>
        </w:rPr>
        <w:t>The  key  is  to  model  three-dimensional  modeling  of  the spatial  coordinates  of  feature  points.  With  the  model  of  the feature  points  of  the  space  coordinates,  fundamentally speaking,  it  has  established  a  solid  mathematical  model. However,  the  modeling  of  three-dimensional  objects,  in addition  to  the  horizontal  projection  of  three-dimensional contour graph is abstracted as point, line, surface, but also must be  three-dimensional  treatment.  That  three-dimensional  object is structured by point, line, surface, body and other models.</w:t>
      </w:r>
    </w:p>
    <w:p w:rsidR="007C5775" w:rsidRDefault="007C5775">
      <w:pPr>
        <w:ind w:firstLineChars="200" w:firstLine="480"/>
        <w:rPr>
          <w:sz w:val="24"/>
        </w:rPr>
      </w:pPr>
      <w:r>
        <w:rPr>
          <w:rFonts w:hint="eastAsia"/>
          <w:sz w:val="24"/>
        </w:rPr>
        <w:t xml:space="preserve">Three-dimensional  modeling  of  pipeline  general  approach is  to  pipeline  the  polygonal  approximation.  Pipeline  which involves  the  calculation  of  the  beginning  of  each  vertex,  the surface  differential  processing  pipeline,  the  pipeline  at  the smooth convergence process, the pipeline segment connecting (control  points  adjunct  model)  and  several  other  parts  [9]. Respectively, as shown in the following figure: </w:t>
      </w:r>
    </w:p>
    <w:p w:rsidR="007C5775" w:rsidRDefault="00E0132A">
      <w:pPr>
        <w:ind w:firstLineChars="200" w:firstLine="480"/>
        <w:rPr>
          <w:sz w:val="24"/>
        </w:rPr>
      </w:pPr>
      <w:r>
        <w:rPr>
          <w:rFonts w:hint="eastAsia"/>
          <w:noProof/>
          <w:sz w:val="24"/>
        </w:rPr>
        <w:drawing>
          <wp:anchor distT="0" distB="0" distL="114300" distR="114300" simplePos="0" relativeHeight="251643904" behindDoc="0" locked="0" layoutInCell="1" allowOverlap="1">
            <wp:simplePos x="0" y="0"/>
            <wp:positionH relativeFrom="column">
              <wp:posOffset>1362075</wp:posOffset>
            </wp:positionH>
            <wp:positionV relativeFrom="paragraph">
              <wp:posOffset>172085</wp:posOffset>
            </wp:positionV>
            <wp:extent cx="2618740" cy="1609725"/>
            <wp:effectExtent l="19050" t="0" r="0" b="0"/>
            <wp:wrapNone/>
            <wp:docPr id="51" name="图片 51" descr="2014-05-11_10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2014-05-11_105944"/>
                    <pic:cNvPicPr>
                      <a:picLocks noChangeAspect="1" noChangeArrowheads="1"/>
                    </pic:cNvPicPr>
                  </pic:nvPicPr>
                  <pic:blipFill>
                    <a:blip r:embed="rId362"/>
                    <a:srcRect/>
                    <a:stretch>
                      <a:fillRect/>
                    </a:stretch>
                  </pic:blipFill>
                  <pic:spPr bwMode="auto">
                    <a:xfrm>
                      <a:off x="0" y="0"/>
                      <a:ext cx="2618740" cy="1609725"/>
                    </a:xfrm>
                    <a:prstGeom prst="rect">
                      <a:avLst/>
                    </a:prstGeom>
                    <a:noFill/>
                    <a:ln w="9525">
                      <a:noFill/>
                      <a:miter lim="800000"/>
                      <a:headEnd/>
                      <a:tailEnd/>
                    </a:ln>
                  </pic:spPr>
                </pic:pic>
              </a:graphicData>
            </a:graphic>
          </wp:anchor>
        </w:drawing>
      </w:r>
    </w:p>
    <w:p w:rsidR="007C5775" w:rsidRDefault="007C5775">
      <w:pPr>
        <w:ind w:firstLineChars="200" w:firstLine="480"/>
        <w:rPr>
          <w:sz w:val="24"/>
        </w:rPr>
      </w:pPr>
      <w:r>
        <w:rPr>
          <w:rFonts w:hint="eastAsia"/>
          <w:sz w:val="24"/>
        </w:rPr>
        <w:lastRenderedPageBreak/>
        <w:t xml:space="preserve"> </w:t>
      </w:r>
    </w:p>
    <w:p w:rsidR="007C5775" w:rsidRDefault="007C5775">
      <w:pPr>
        <w:ind w:firstLineChars="200" w:firstLine="480"/>
        <w:rPr>
          <w:sz w:val="24"/>
        </w:rPr>
      </w:pPr>
    </w:p>
    <w:p w:rsidR="007C5775" w:rsidRDefault="007C5775">
      <w:pPr>
        <w:ind w:firstLineChars="200" w:firstLine="480"/>
        <w:rPr>
          <w:sz w:val="24"/>
        </w:rPr>
      </w:pPr>
    </w:p>
    <w:p w:rsidR="007C5775" w:rsidRDefault="007C5775"/>
    <w:p w:rsidR="007C5775" w:rsidRDefault="007C5775"/>
    <w:p w:rsidR="007C5775" w:rsidRDefault="007C5775">
      <w:pPr>
        <w:tabs>
          <w:tab w:val="left" w:pos="6943"/>
        </w:tabs>
        <w:jc w:val="left"/>
      </w:pPr>
    </w:p>
    <w:p w:rsidR="007C5775" w:rsidRDefault="007C5775">
      <w:pPr>
        <w:tabs>
          <w:tab w:val="left" w:pos="6943"/>
        </w:tabs>
        <w:jc w:val="left"/>
      </w:pPr>
    </w:p>
    <w:p w:rsidR="007C5775" w:rsidRDefault="007C5775">
      <w:pPr>
        <w:tabs>
          <w:tab w:val="left" w:pos="6943"/>
        </w:tabs>
        <w:jc w:val="left"/>
      </w:pPr>
    </w:p>
    <w:p w:rsidR="007C5775" w:rsidRDefault="007C5775">
      <w:pPr>
        <w:tabs>
          <w:tab w:val="left" w:pos="6943"/>
        </w:tabs>
        <w:jc w:val="left"/>
      </w:pPr>
    </w:p>
    <w:p w:rsidR="007C5775" w:rsidRDefault="007C5775">
      <w:pPr>
        <w:tabs>
          <w:tab w:val="left" w:pos="6943"/>
        </w:tabs>
        <w:jc w:val="center"/>
      </w:pPr>
      <w:r>
        <w:rPr>
          <w:rFonts w:hint="eastAsia"/>
        </w:rPr>
        <w:t xml:space="preserve">Figure 8.   Approximate figure of 3D pipelines. </w:t>
      </w:r>
    </w:p>
    <w:p w:rsidR="007C5775" w:rsidRDefault="00E0132A">
      <w:pPr>
        <w:tabs>
          <w:tab w:val="left" w:pos="6943"/>
        </w:tabs>
        <w:rPr>
          <w:sz w:val="24"/>
        </w:rPr>
      </w:pPr>
      <w:r>
        <w:rPr>
          <w:rFonts w:hint="eastAsia"/>
          <w:noProof/>
          <w:sz w:val="24"/>
        </w:rPr>
        <w:drawing>
          <wp:anchor distT="0" distB="0" distL="114300" distR="114300" simplePos="0" relativeHeight="251644928" behindDoc="0" locked="0" layoutInCell="1" allowOverlap="1">
            <wp:simplePos x="0" y="0"/>
            <wp:positionH relativeFrom="column">
              <wp:posOffset>1495425</wp:posOffset>
            </wp:positionH>
            <wp:positionV relativeFrom="paragraph">
              <wp:posOffset>160655</wp:posOffset>
            </wp:positionV>
            <wp:extent cx="2704465" cy="2143125"/>
            <wp:effectExtent l="19050" t="0" r="635" b="0"/>
            <wp:wrapNone/>
            <wp:docPr id="52" name="图片 52" descr="2014-05-11_11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2014-05-11_110105"/>
                    <pic:cNvPicPr>
                      <a:picLocks noChangeAspect="1" noChangeArrowheads="1"/>
                    </pic:cNvPicPr>
                  </pic:nvPicPr>
                  <pic:blipFill>
                    <a:blip r:embed="rId363"/>
                    <a:srcRect/>
                    <a:stretch>
                      <a:fillRect/>
                    </a:stretch>
                  </pic:blipFill>
                  <pic:spPr bwMode="auto">
                    <a:xfrm>
                      <a:off x="0" y="0"/>
                      <a:ext cx="2704465" cy="2143125"/>
                    </a:xfrm>
                    <a:prstGeom prst="rect">
                      <a:avLst/>
                    </a:prstGeom>
                    <a:noFill/>
                    <a:ln w="9525">
                      <a:noFill/>
                      <a:miter lim="800000"/>
                      <a:headEnd/>
                      <a:tailEnd/>
                    </a:ln>
                  </pic:spPr>
                </pic:pic>
              </a:graphicData>
            </a:graphic>
          </wp:anchor>
        </w:drawing>
      </w:r>
    </w:p>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Pr>
        <w:tabs>
          <w:tab w:val="left" w:pos="1693"/>
        </w:tabs>
        <w:jc w:val="center"/>
      </w:pPr>
      <w:r>
        <w:rPr>
          <w:rFonts w:hint="eastAsia"/>
        </w:rPr>
        <w:t xml:space="preserve">Figure 9.   Smooth processing in join. </w:t>
      </w:r>
    </w:p>
    <w:p w:rsidR="007C5775" w:rsidRDefault="007C5775"/>
    <w:p w:rsidR="007C5775" w:rsidRDefault="007C5775"/>
    <w:p w:rsidR="007C5775" w:rsidRDefault="007C5775"/>
    <w:p w:rsidR="007C5775" w:rsidRDefault="00E0132A">
      <w:r>
        <w:rPr>
          <w:rFonts w:hint="eastAsia"/>
          <w:noProof/>
          <w:sz w:val="24"/>
        </w:rPr>
        <w:drawing>
          <wp:anchor distT="0" distB="0" distL="114300" distR="114300" simplePos="0" relativeHeight="251645952" behindDoc="0" locked="0" layoutInCell="1" allowOverlap="1">
            <wp:simplePos x="0" y="0"/>
            <wp:positionH relativeFrom="column">
              <wp:posOffset>1238250</wp:posOffset>
            </wp:positionH>
            <wp:positionV relativeFrom="paragraph">
              <wp:posOffset>163830</wp:posOffset>
            </wp:positionV>
            <wp:extent cx="2618740" cy="2019300"/>
            <wp:effectExtent l="19050" t="0" r="0" b="0"/>
            <wp:wrapNone/>
            <wp:docPr id="53" name="图片 53" descr="2014-05-11_11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14-05-11_110123"/>
                    <pic:cNvPicPr>
                      <a:picLocks noChangeAspect="1" noChangeArrowheads="1"/>
                    </pic:cNvPicPr>
                  </pic:nvPicPr>
                  <pic:blipFill>
                    <a:blip r:embed="rId364"/>
                    <a:srcRect/>
                    <a:stretch>
                      <a:fillRect/>
                    </a:stretch>
                  </pic:blipFill>
                  <pic:spPr bwMode="auto">
                    <a:xfrm>
                      <a:off x="0" y="0"/>
                      <a:ext cx="2618740" cy="2019300"/>
                    </a:xfrm>
                    <a:prstGeom prst="rect">
                      <a:avLst/>
                    </a:prstGeom>
                    <a:noFill/>
                    <a:ln w="9525">
                      <a:noFill/>
                      <a:miter lim="800000"/>
                      <a:headEnd/>
                      <a:tailEnd/>
                    </a:ln>
                  </pic:spPr>
                </pic:pic>
              </a:graphicData>
            </a:graphic>
          </wp:anchor>
        </w:drawing>
      </w:r>
    </w:p>
    <w:p w:rsidR="007C5775" w:rsidRDefault="007C5775"/>
    <w:p w:rsidR="007C5775" w:rsidRDefault="007C5775"/>
    <w:p w:rsidR="007C5775" w:rsidRDefault="007C5775"/>
    <w:p w:rsidR="007C5775" w:rsidRDefault="007C5775">
      <w:pPr>
        <w:tabs>
          <w:tab w:val="left" w:pos="7183"/>
        </w:tabs>
        <w:jc w:val="left"/>
      </w:pPr>
      <w:r>
        <w:rPr>
          <w:rFonts w:hint="eastAsia"/>
        </w:rPr>
        <w:tab/>
      </w:r>
    </w:p>
    <w:p w:rsidR="007C5775" w:rsidRDefault="007C5775">
      <w:pPr>
        <w:tabs>
          <w:tab w:val="left" w:pos="7183"/>
        </w:tabs>
        <w:jc w:val="left"/>
      </w:pPr>
    </w:p>
    <w:p w:rsidR="007C5775" w:rsidRDefault="007C5775">
      <w:pPr>
        <w:tabs>
          <w:tab w:val="left" w:pos="7183"/>
        </w:tabs>
        <w:jc w:val="left"/>
      </w:pPr>
    </w:p>
    <w:p w:rsidR="007C5775" w:rsidRDefault="007C5775">
      <w:pPr>
        <w:tabs>
          <w:tab w:val="left" w:pos="7183"/>
        </w:tabs>
        <w:jc w:val="left"/>
      </w:pPr>
    </w:p>
    <w:p w:rsidR="007C5775" w:rsidRDefault="007C5775">
      <w:pPr>
        <w:tabs>
          <w:tab w:val="left" w:pos="7183"/>
        </w:tabs>
        <w:jc w:val="left"/>
      </w:pPr>
    </w:p>
    <w:p w:rsidR="007C5775" w:rsidRDefault="007C5775">
      <w:pPr>
        <w:tabs>
          <w:tab w:val="left" w:pos="808"/>
        </w:tabs>
      </w:pPr>
    </w:p>
    <w:p w:rsidR="007C5775" w:rsidRDefault="007C5775">
      <w:pPr>
        <w:tabs>
          <w:tab w:val="left" w:pos="808"/>
        </w:tabs>
        <w:jc w:val="center"/>
      </w:pPr>
    </w:p>
    <w:p w:rsidR="007C5775" w:rsidRDefault="007C5775">
      <w:pPr>
        <w:tabs>
          <w:tab w:val="left" w:pos="808"/>
        </w:tabs>
        <w:jc w:val="center"/>
      </w:pPr>
    </w:p>
    <w:p w:rsidR="007C5775" w:rsidRDefault="007C5775">
      <w:pPr>
        <w:tabs>
          <w:tab w:val="left" w:pos="808"/>
        </w:tabs>
        <w:jc w:val="center"/>
      </w:pPr>
      <w:r>
        <w:rPr>
          <w:rFonts w:hint="eastAsia"/>
        </w:rPr>
        <w:t xml:space="preserve">Figure 10.  3D visualization of pipelines. </w:t>
      </w:r>
    </w:p>
    <w:p w:rsidR="007C5775" w:rsidRDefault="007C5775">
      <w:pPr>
        <w:tabs>
          <w:tab w:val="left" w:pos="808"/>
        </w:tabs>
        <w:ind w:firstLineChars="200" w:firstLine="480"/>
        <w:jc w:val="left"/>
        <w:rPr>
          <w:sz w:val="24"/>
        </w:rPr>
      </w:pPr>
      <w:r>
        <w:rPr>
          <w:rFonts w:hint="eastAsia"/>
          <w:sz w:val="24"/>
        </w:rPr>
        <w:lastRenderedPageBreak/>
        <w:t xml:space="preserve">After the data acquisition, processing and presentation, the final  results  of  the  radar  survey:  in  the  form  of  2D  radar records,  time  slices  and  3D  block  diagrams;  were  used  to improve pipelines detection rates and service efficiency. </w:t>
      </w:r>
    </w:p>
    <w:p w:rsidR="007C5775" w:rsidRDefault="007C5775">
      <w:pPr>
        <w:tabs>
          <w:tab w:val="left" w:pos="808"/>
        </w:tabs>
        <w:jc w:val="center"/>
        <w:rPr>
          <w:sz w:val="24"/>
        </w:rPr>
      </w:pPr>
    </w:p>
    <w:p w:rsidR="007C5775" w:rsidRDefault="007C5775">
      <w:pPr>
        <w:tabs>
          <w:tab w:val="left" w:pos="808"/>
        </w:tabs>
        <w:jc w:val="center"/>
        <w:rPr>
          <w:sz w:val="24"/>
        </w:rPr>
      </w:pPr>
      <w:r>
        <w:rPr>
          <w:rFonts w:hint="eastAsia"/>
          <w:b/>
          <w:bCs/>
          <w:sz w:val="24"/>
        </w:rPr>
        <w:t xml:space="preserve">VI.  CONCLUSION </w:t>
      </w:r>
    </w:p>
    <w:p w:rsidR="007C5775" w:rsidRDefault="007C5775">
      <w:pPr>
        <w:tabs>
          <w:tab w:val="left" w:pos="808"/>
        </w:tabs>
        <w:ind w:firstLineChars="200" w:firstLine="480"/>
        <w:jc w:val="left"/>
        <w:rPr>
          <w:sz w:val="24"/>
        </w:rPr>
      </w:pPr>
      <w:r>
        <w:rPr>
          <w:rFonts w:hint="eastAsia"/>
          <w:sz w:val="24"/>
        </w:rPr>
        <w:t>The purpose of the GPR data presentation is to display the processed  data,  closely approximating  an  image  of underground  pipelines.  Obtaining  a  good  3D  display  is  a critical  part  of  interpreting  GPR  data[10].  The  interactive  3D GPR  visualization  provided  a  successful  means  for determination  of  the  pipelines  location,  accurate  x</w:t>
      </w:r>
      <w:r>
        <w:rPr>
          <w:rFonts w:hint="eastAsia"/>
          <w:sz w:val="24"/>
        </w:rPr>
        <w:t>–</w:t>
      </w:r>
      <w:r>
        <w:rPr>
          <w:rFonts w:hint="eastAsia"/>
          <w:sz w:val="24"/>
        </w:rPr>
        <w:t xml:space="preserve">y discontinuity locations and accurate diameter. The research on detection and 3D visualization of underground pipelines is very important to city construction. Therefore the proposed method  is of great potential. </w:t>
      </w:r>
    </w:p>
    <w:p w:rsidR="007C5775" w:rsidRDefault="007C5775">
      <w:pPr>
        <w:tabs>
          <w:tab w:val="left" w:pos="808"/>
        </w:tabs>
        <w:ind w:firstLineChars="200" w:firstLine="480"/>
        <w:jc w:val="left"/>
        <w:rPr>
          <w:sz w:val="24"/>
        </w:rPr>
      </w:pPr>
      <w:r>
        <w:rPr>
          <w:rFonts w:hint="eastAsia"/>
          <w:sz w:val="24"/>
        </w:rPr>
        <w:t xml:space="preserve">At  the  same  time  in  the  pipeline  network  of  three-dimensional  visualization  of  the  process,  also  found  that  the problems  may  be  encountered:  That  in  three-dimensional modeling of the pipeline process, involving a large amount of data to the vertex coordinate conversion, which will inevitably increase  the  burden  on  the  CPU.  Authors  consider  being  the use of graphics processing unit (GPU) to provide computing to design  the  algorithm  for  the  calculation  of  the  corresponding task.  It  can  full  use  of  GPU's  parallel  computing  and  floating point  capability,  reduce  the  burden  on  the  CPU.  At  the  same time  conducive  to  the  way  graphics  rendering  pipeline assembly  vertex,  accelerate  the  speed  of  rendering  pipeline. Related work is the experiment. </w:t>
      </w:r>
    </w:p>
    <w:p w:rsidR="007C5775" w:rsidRDefault="007C5775">
      <w:pPr>
        <w:tabs>
          <w:tab w:val="left" w:pos="808"/>
        </w:tabs>
        <w:ind w:firstLineChars="200" w:firstLine="480"/>
        <w:jc w:val="left"/>
        <w:rPr>
          <w:sz w:val="24"/>
        </w:rPr>
      </w:pPr>
    </w:p>
    <w:p w:rsidR="007C5775" w:rsidRDefault="007C5775">
      <w:pPr>
        <w:tabs>
          <w:tab w:val="left" w:pos="808"/>
        </w:tabs>
        <w:jc w:val="center"/>
        <w:rPr>
          <w:b/>
          <w:bCs/>
          <w:sz w:val="24"/>
        </w:rPr>
      </w:pPr>
    </w:p>
    <w:p w:rsidR="007C5775" w:rsidRDefault="007C5775">
      <w:pPr>
        <w:tabs>
          <w:tab w:val="left" w:pos="808"/>
        </w:tabs>
        <w:jc w:val="center"/>
        <w:rPr>
          <w:b/>
          <w:bCs/>
          <w:sz w:val="24"/>
        </w:rPr>
      </w:pPr>
      <w:r>
        <w:rPr>
          <w:rFonts w:hint="eastAsia"/>
          <w:b/>
          <w:bCs/>
          <w:sz w:val="24"/>
        </w:rPr>
        <w:t xml:space="preserve">ACKNOWLEDGMENT </w:t>
      </w:r>
    </w:p>
    <w:p w:rsidR="007C5775" w:rsidRDefault="007C5775">
      <w:pPr>
        <w:tabs>
          <w:tab w:val="left" w:pos="808"/>
        </w:tabs>
        <w:ind w:firstLineChars="200" w:firstLine="480"/>
        <w:jc w:val="left"/>
        <w:rPr>
          <w:sz w:val="24"/>
        </w:rPr>
      </w:pPr>
      <w:r>
        <w:rPr>
          <w:rFonts w:hint="eastAsia"/>
          <w:sz w:val="24"/>
        </w:rPr>
        <w:t>I  would  like  to  thank  my  colleague  Yang  Zhou  for  proof-</w:t>
      </w:r>
    </w:p>
    <w:p w:rsidR="007C5775" w:rsidRDefault="007C5775">
      <w:pPr>
        <w:tabs>
          <w:tab w:val="left" w:pos="808"/>
        </w:tabs>
        <w:jc w:val="left"/>
        <w:rPr>
          <w:sz w:val="24"/>
        </w:rPr>
      </w:pPr>
      <w:r>
        <w:rPr>
          <w:rFonts w:hint="eastAsia"/>
          <w:sz w:val="24"/>
        </w:rPr>
        <w:t xml:space="preserve">reading.  I  thank  my  family  and  Zhengzhou  Surveying  and Mapping Institute for their support. </w:t>
      </w:r>
    </w:p>
    <w:p w:rsidR="007C5775" w:rsidRDefault="007C5775">
      <w:pPr>
        <w:tabs>
          <w:tab w:val="left" w:pos="808"/>
        </w:tabs>
        <w:ind w:firstLineChars="200" w:firstLine="480"/>
        <w:jc w:val="left"/>
        <w:rPr>
          <w:sz w:val="24"/>
        </w:rPr>
      </w:pPr>
    </w:p>
    <w:p w:rsidR="007C5775" w:rsidRDefault="007C5775">
      <w:pPr>
        <w:tabs>
          <w:tab w:val="left" w:pos="808"/>
        </w:tabs>
        <w:jc w:val="center"/>
        <w:rPr>
          <w:sz w:val="24"/>
        </w:rPr>
      </w:pPr>
      <w:r>
        <w:rPr>
          <w:rFonts w:hint="eastAsia"/>
          <w:b/>
          <w:bCs/>
          <w:sz w:val="24"/>
        </w:rPr>
        <w:t>REFERENCES</w:t>
      </w:r>
      <w:r>
        <w:rPr>
          <w:rFonts w:hint="eastAsia"/>
          <w:sz w:val="24"/>
        </w:rPr>
        <w:t xml:space="preserve"> </w:t>
      </w:r>
    </w:p>
    <w:p w:rsidR="007C5775" w:rsidRDefault="007C5775">
      <w:pPr>
        <w:tabs>
          <w:tab w:val="left" w:pos="808"/>
        </w:tabs>
        <w:jc w:val="center"/>
        <w:rPr>
          <w:sz w:val="24"/>
        </w:rPr>
      </w:pPr>
    </w:p>
    <w:p w:rsidR="007C5775" w:rsidRDefault="007C5775">
      <w:pPr>
        <w:tabs>
          <w:tab w:val="left" w:pos="808"/>
        </w:tabs>
        <w:jc w:val="left"/>
        <w:rPr>
          <w:sz w:val="24"/>
        </w:rPr>
      </w:pPr>
      <w:r>
        <w:rPr>
          <w:rFonts w:hint="eastAsia"/>
          <w:sz w:val="24"/>
        </w:rPr>
        <w:t xml:space="preserve">[1]  D. J. Daniels, Ground Penetrating Radar, 2nd ed. ser. IEE Radar, Sonar, </w:t>
      </w:r>
    </w:p>
    <w:p w:rsidR="007C5775" w:rsidRDefault="007C5775">
      <w:pPr>
        <w:tabs>
          <w:tab w:val="left" w:pos="808"/>
        </w:tabs>
        <w:ind w:firstLineChars="200" w:firstLine="480"/>
        <w:jc w:val="left"/>
        <w:rPr>
          <w:sz w:val="24"/>
        </w:rPr>
      </w:pPr>
      <w:r>
        <w:rPr>
          <w:rFonts w:hint="eastAsia"/>
          <w:sz w:val="24"/>
        </w:rPr>
        <w:t xml:space="preserve">Navigation  And  Avionics  Series  15,  N.  Stewart  and  H.  Griffiths,     Eds. London, U.K.: IEE press, 2004. </w:t>
      </w:r>
    </w:p>
    <w:p w:rsidR="007C5775" w:rsidRDefault="007C5775">
      <w:pPr>
        <w:tabs>
          <w:tab w:val="left" w:pos="808"/>
        </w:tabs>
        <w:jc w:val="left"/>
        <w:rPr>
          <w:sz w:val="24"/>
        </w:rPr>
      </w:pPr>
      <w:r>
        <w:rPr>
          <w:rFonts w:hint="eastAsia"/>
          <w:sz w:val="24"/>
        </w:rPr>
        <w:t xml:space="preserve">[2]  B. J. Allred, N. R. Fausey, C.-C. Chen, and L. Peters, </w:t>
      </w:r>
      <w:r>
        <w:rPr>
          <w:rFonts w:hint="eastAsia"/>
          <w:sz w:val="24"/>
        </w:rPr>
        <w:t>“</w:t>
      </w:r>
      <w:r>
        <w:rPr>
          <w:rFonts w:hint="eastAsia"/>
          <w:sz w:val="24"/>
        </w:rPr>
        <w:t xml:space="preserve">GPR detection of </w:t>
      </w:r>
    </w:p>
    <w:p w:rsidR="007C5775" w:rsidRDefault="007C5775">
      <w:pPr>
        <w:tabs>
          <w:tab w:val="left" w:pos="808"/>
        </w:tabs>
        <w:jc w:val="left"/>
        <w:rPr>
          <w:sz w:val="24"/>
        </w:rPr>
      </w:pPr>
      <w:r>
        <w:rPr>
          <w:rFonts w:hint="eastAsia"/>
          <w:sz w:val="24"/>
        </w:rPr>
        <w:lastRenderedPageBreak/>
        <w:t xml:space="preserve">    drainage  pipes  in  farmlands,</w:t>
      </w:r>
      <w:r>
        <w:rPr>
          <w:rFonts w:hint="eastAsia"/>
          <w:sz w:val="24"/>
        </w:rPr>
        <w:t>”</w:t>
      </w:r>
      <w:r>
        <w:rPr>
          <w:rFonts w:hint="eastAsia"/>
          <w:sz w:val="24"/>
        </w:rPr>
        <w:t xml:space="preserve">  in  Proc.  10th  Int.  Conf.  Ground </w:t>
      </w:r>
    </w:p>
    <w:p w:rsidR="007C5775" w:rsidRDefault="007C5775">
      <w:pPr>
        <w:tabs>
          <w:tab w:val="left" w:pos="808"/>
        </w:tabs>
        <w:ind w:firstLineChars="200" w:firstLine="480"/>
        <w:jc w:val="left"/>
        <w:rPr>
          <w:sz w:val="24"/>
        </w:rPr>
      </w:pPr>
      <w:r>
        <w:rPr>
          <w:rFonts w:hint="eastAsia"/>
          <w:sz w:val="24"/>
        </w:rPr>
        <w:t xml:space="preserve">Penetrating Radar, 2004, vol. 1, pp. 307-310. </w:t>
      </w:r>
    </w:p>
    <w:p w:rsidR="007C5775" w:rsidRDefault="007C5775">
      <w:pPr>
        <w:tabs>
          <w:tab w:val="left" w:pos="808"/>
        </w:tabs>
        <w:jc w:val="left"/>
        <w:rPr>
          <w:sz w:val="24"/>
        </w:rPr>
      </w:pPr>
      <w:r>
        <w:rPr>
          <w:rFonts w:hint="eastAsia"/>
          <w:sz w:val="24"/>
        </w:rPr>
        <w:t xml:space="preserve">[3]  K.  Takahashi  andM.  Sato,  </w:t>
      </w:r>
      <w:r>
        <w:rPr>
          <w:rFonts w:hint="eastAsia"/>
          <w:sz w:val="24"/>
        </w:rPr>
        <w:t>“</w:t>
      </w:r>
      <w:r>
        <w:rPr>
          <w:rFonts w:hint="eastAsia"/>
          <w:sz w:val="24"/>
        </w:rPr>
        <w:t>Parametric  inversion technique  for         location of  cylindrical  structures  by  cross-hole  measurements,</w:t>
      </w:r>
      <w:r>
        <w:rPr>
          <w:rFonts w:hint="eastAsia"/>
          <w:sz w:val="24"/>
        </w:rPr>
        <w:t>”</w:t>
      </w:r>
      <w:r>
        <w:rPr>
          <w:rFonts w:hint="eastAsia"/>
          <w:sz w:val="24"/>
        </w:rPr>
        <w:t xml:space="preserve">           IEEE  Trans. Geosci. Remote Sens.,2006,  vol. 44, no. 11, pp. 3348-3355. </w:t>
      </w:r>
    </w:p>
    <w:p w:rsidR="007C5775" w:rsidRDefault="007C5775">
      <w:pPr>
        <w:tabs>
          <w:tab w:val="left" w:pos="808"/>
        </w:tabs>
        <w:jc w:val="left"/>
        <w:rPr>
          <w:sz w:val="24"/>
        </w:rPr>
      </w:pPr>
      <w:r>
        <w:rPr>
          <w:rFonts w:hint="eastAsia"/>
          <w:sz w:val="24"/>
        </w:rPr>
        <w:t xml:space="preserve">[4]  M.  Sato  and  T.  Takayama,  </w:t>
      </w:r>
      <w:r>
        <w:rPr>
          <w:rFonts w:hint="eastAsia"/>
          <w:sz w:val="24"/>
        </w:rPr>
        <w:t>“</w:t>
      </w:r>
      <w:r>
        <w:rPr>
          <w:rFonts w:hint="eastAsia"/>
          <w:sz w:val="24"/>
        </w:rPr>
        <w:t>A  novel  directional  borehole  radar     system using optical electric field sensors,</w:t>
      </w:r>
      <w:r>
        <w:rPr>
          <w:rFonts w:hint="eastAsia"/>
          <w:sz w:val="24"/>
        </w:rPr>
        <w:t>”</w:t>
      </w:r>
      <w:r>
        <w:rPr>
          <w:rFonts w:hint="eastAsia"/>
          <w:sz w:val="24"/>
        </w:rPr>
        <w:t xml:space="preserve"> IEEE Trans. Geosci. Remote Sens., </w:t>
      </w:r>
    </w:p>
    <w:p w:rsidR="007C5775" w:rsidRDefault="007C5775">
      <w:pPr>
        <w:tabs>
          <w:tab w:val="left" w:pos="808"/>
        </w:tabs>
        <w:ind w:firstLineChars="200" w:firstLine="480"/>
        <w:jc w:val="left"/>
        <w:rPr>
          <w:sz w:val="24"/>
        </w:rPr>
      </w:pPr>
      <w:r>
        <w:rPr>
          <w:rFonts w:hint="eastAsia"/>
          <w:sz w:val="24"/>
        </w:rPr>
        <w:t xml:space="preserve">2007, vol. 45, no. 8, pp. 2529-2535. </w:t>
      </w:r>
    </w:p>
    <w:p w:rsidR="007C5775" w:rsidRDefault="007C5775">
      <w:pPr>
        <w:tabs>
          <w:tab w:val="left" w:pos="808"/>
        </w:tabs>
        <w:jc w:val="left"/>
        <w:rPr>
          <w:sz w:val="24"/>
        </w:rPr>
      </w:pPr>
      <w:r>
        <w:rPr>
          <w:rFonts w:hint="eastAsia"/>
          <w:sz w:val="24"/>
        </w:rPr>
        <w:t xml:space="preserve">[5]  Li  Daxin,  Application  of  Ground  Penetrating  Radar,  Beijing:China </w:t>
      </w:r>
    </w:p>
    <w:p w:rsidR="007C5775" w:rsidRDefault="007C5775">
      <w:pPr>
        <w:tabs>
          <w:tab w:val="left" w:pos="808"/>
        </w:tabs>
        <w:ind w:firstLineChars="200" w:firstLine="480"/>
        <w:jc w:val="left"/>
        <w:rPr>
          <w:sz w:val="24"/>
        </w:rPr>
      </w:pPr>
      <w:r>
        <w:rPr>
          <w:rFonts w:hint="eastAsia"/>
          <w:sz w:val="24"/>
        </w:rPr>
        <w:t xml:space="preserve">Geologic Press, 1994, pp. 1-2. </w:t>
      </w:r>
    </w:p>
    <w:p w:rsidR="007C5775" w:rsidRDefault="007C5775">
      <w:pPr>
        <w:tabs>
          <w:tab w:val="left" w:pos="808"/>
        </w:tabs>
        <w:jc w:val="left"/>
        <w:rPr>
          <w:sz w:val="24"/>
        </w:rPr>
      </w:pPr>
      <w:r>
        <w:rPr>
          <w:rFonts w:hint="eastAsia"/>
          <w:sz w:val="24"/>
        </w:rPr>
        <w:t xml:space="preserve">[6]  Shihab,  S.,  Al-Nuaimy,  W.,  </w:t>
      </w:r>
      <w:r>
        <w:rPr>
          <w:rFonts w:hint="eastAsia"/>
          <w:sz w:val="24"/>
        </w:rPr>
        <w:t>“</w:t>
      </w:r>
      <w:r>
        <w:rPr>
          <w:rFonts w:hint="eastAsia"/>
          <w:sz w:val="24"/>
        </w:rPr>
        <w:t>Radius  estimation  for  cylindrical        objects detected by ground penetrating radar,</w:t>
      </w:r>
      <w:r>
        <w:rPr>
          <w:rFonts w:hint="eastAsia"/>
          <w:sz w:val="24"/>
        </w:rPr>
        <w:t>”</w:t>
      </w:r>
      <w:r>
        <w:rPr>
          <w:rFonts w:hint="eastAsia"/>
          <w:sz w:val="24"/>
        </w:rPr>
        <w:t xml:space="preserve"> Subsurface Sensing Technologies </w:t>
      </w:r>
    </w:p>
    <w:p w:rsidR="007C5775" w:rsidRDefault="007C5775">
      <w:pPr>
        <w:tabs>
          <w:tab w:val="left" w:pos="808"/>
        </w:tabs>
        <w:ind w:firstLineChars="200" w:firstLine="480"/>
        <w:jc w:val="left"/>
        <w:rPr>
          <w:sz w:val="24"/>
        </w:rPr>
      </w:pPr>
      <w:r>
        <w:rPr>
          <w:rFonts w:hint="eastAsia"/>
          <w:sz w:val="24"/>
        </w:rPr>
        <w:t xml:space="preserve">and Applications 2005, 6, pp. 151-166. </w:t>
      </w:r>
    </w:p>
    <w:p w:rsidR="007C5775" w:rsidRDefault="007C5775">
      <w:pPr>
        <w:tabs>
          <w:tab w:val="left" w:pos="808"/>
        </w:tabs>
        <w:jc w:val="left"/>
        <w:rPr>
          <w:sz w:val="24"/>
        </w:rPr>
      </w:pPr>
      <w:r>
        <w:rPr>
          <w:rFonts w:hint="eastAsia"/>
          <w:sz w:val="24"/>
        </w:rPr>
        <w:t xml:space="preserve">[7]  Aleksandar  Vaso  Ristic,  Dusan  Petrovacki,  Miro  Govedarica,  </w:t>
      </w:r>
      <w:r>
        <w:rPr>
          <w:rFonts w:hint="eastAsia"/>
          <w:sz w:val="24"/>
        </w:rPr>
        <w:t>“</w:t>
      </w:r>
      <w:r>
        <w:rPr>
          <w:rFonts w:hint="eastAsia"/>
          <w:sz w:val="24"/>
        </w:rPr>
        <w:t>A      new method to simultaneously estimate the radius of a cylindrical object and the  wave  propagation  velocity  from  GPR  data,</w:t>
      </w:r>
      <w:r>
        <w:rPr>
          <w:rFonts w:hint="eastAsia"/>
          <w:sz w:val="24"/>
        </w:rPr>
        <w:t>”</w:t>
      </w:r>
      <w:r>
        <w:rPr>
          <w:rFonts w:hint="eastAsia"/>
          <w:sz w:val="24"/>
        </w:rPr>
        <w:t xml:space="preserve">Computers  &amp; Geosciences 35 , 2009 , pp. 1620-1630. </w:t>
      </w:r>
    </w:p>
    <w:p w:rsidR="007C5775" w:rsidRDefault="007C5775">
      <w:pPr>
        <w:tabs>
          <w:tab w:val="left" w:pos="808"/>
        </w:tabs>
        <w:jc w:val="left"/>
        <w:rPr>
          <w:sz w:val="24"/>
        </w:rPr>
      </w:pPr>
      <w:r>
        <w:rPr>
          <w:rFonts w:hint="eastAsia"/>
          <w:sz w:val="24"/>
        </w:rPr>
        <w:t xml:space="preserve">[8]  Sun  Wei,  Xu  Qing,  Shang  Xiangyang  etc,  </w:t>
      </w:r>
      <w:r>
        <w:rPr>
          <w:rFonts w:hint="eastAsia"/>
          <w:sz w:val="24"/>
        </w:rPr>
        <w:t>“</w:t>
      </w:r>
      <w:r>
        <w:rPr>
          <w:rFonts w:hint="eastAsia"/>
          <w:sz w:val="24"/>
        </w:rPr>
        <w:t>Application  of          Ground Penetrating  Radar  with  GPS  in  Underwater  Topographic         Survey,</w:t>
      </w:r>
      <w:r>
        <w:rPr>
          <w:rFonts w:hint="eastAsia"/>
          <w:sz w:val="24"/>
        </w:rPr>
        <w:t>”</w:t>
      </w:r>
      <w:r>
        <w:rPr>
          <w:rFonts w:hint="eastAsia"/>
          <w:sz w:val="24"/>
        </w:rPr>
        <w:t xml:space="preserve"> AIMSEC 2011, vol. 3, Zhengzhou, 2011, pp.1946-1949. </w:t>
      </w:r>
    </w:p>
    <w:p w:rsidR="007C5775" w:rsidRDefault="007C5775">
      <w:pPr>
        <w:tabs>
          <w:tab w:val="left" w:pos="808"/>
        </w:tabs>
        <w:jc w:val="left"/>
        <w:rPr>
          <w:sz w:val="24"/>
        </w:rPr>
      </w:pPr>
      <w:r>
        <w:rPr>
          <w:rFonts w:hint="eastAsia"/>
          <w:sz w:val="24"/>
        </w:rPr>
        <w:t xml:space="preserve">[9]  Yan  Yong,  </w:t>
      </w:r>
      <w:r>
        <w:rPr>
          <w:rFonts w:hint="eastAsia"/>
          <w:sz w:val="24"/>
        </w:rPr>
        <w:t>“</w:t>
      </w:r>
      <w:r>
        <w:rPr>
          <w:rFonts w:hint="eastAsia"/>
          <w:sz w:val="24"/>
        </w:rPr>
        <w:t>Reseacrh  on  3D  Visualization  of  Underground           Pipeline,</w:t>
      </w:r>
      <w:r>
        <w:rPr>
          <w:rFonts w:hint="eastAsia"/>
          <w:sz w:val="24"/>
        </w:rPr>
        <w:t>”</w:t>
      </w:r>
      <w:r>
        <w:rPr>
          <w:rFonts w:hint="eastAsia"/>
          <w:sz w:val="24"/>
        </w:rPr>
        <w:t xml:space="preserve"> Wuhan University, pp. 17-20. </w:t>
      </w:r>
    </w:p>
    <w:p w:rsidR="007C5775" w:rsidRDefault="007C5775">
      <w:pPr>
        <w:tabs>
          <w:tab w:val="left" w:pos="808"/>
        </w:tabs>
        <w:jc w:val="left"/>
        <w:rPr>
          <w:sz w:val="24"/>
        </w:rPr>
      </w:pPr>
      <w:r>
        <w:rPr>
          <w:rFonts w:hint="eastAsia"/>
          <w:sz w:val="24"/>
        </w:rPr>
        <w:t xml:space="preserve">[10]  Selma Kadioglu, </w:t>
      </w:r>
      <w:r>
        <w:rPr>
          <w:rFonts w:hint="eastAsia"/>
          <w:sz w:val="24"/>
        </w:rPr>
        <w:t>“</w:t>
      </w:r>
      <w:r>
        <w:rPr>
          <w:rFonts w:hint="eastAsia"/>
          <w:sz w:val="24"/>
        </w:rPr>
        <w:t xml:space="preserve">Photographing layer thicknesses and discontinuities in </w:t>
      </w:r>
    </w:p>
    <w:p w:rsidR="007C5775" w:rsidRDefault="007C5775">
      <w:pPr>
        <w:tabs>
          <w:tab w:val="left" w:pos="808"/>
        </w:tabs>
        <w:jc w:val="left"/>
        <w:rPr>
          <w:sz w:val="24"/>
        </w:rPr>
      </w:pPr>
      <w:r>
        <w:rPr>
          <w:rFonts w:hint="eastAsia"/>
          <w:sz w:val="24"/>
        </w:rPr>
        <w:t>a  marble  quarry  with  3D  GPR  visualisation,</w:t>
      </w:r>
      <w:r>
        <w:rPr>
          <w:rFonts w:hint="eastAsia"/>
          <w:sz w:val="24"/>
        </w:rPr>
        <w:t>”</w:t>
      </w:r>
      <w:r>
        <w:rPr>
          <w:rFonts w:hint="eastAsia"/>
          <w:sz w:val="24"/>
        </w:rPr>
        <w:t xml:space="preserve">Journal  of  Applied </w:t>
      </w:r>
    </w:p>
    <w:p w:rsidR="007C5775" w:rsidRDefault="007C5775">
      <w:pPr>
        <w:tabs>
          <w:tab w:val="left" w:pos="808"/>
        </w:tabs>
        <w:jc w:val="left"/>
        <w:rPr>
          <w:sz w:val="24"/>
        </w:rPr>
      </w:pPr>
      <w:r>
        <w:rPr>
          <w:rFonts w:hint="eastAsia"/>
          <w:sz w:val="24"/>
        </w:rPr>
        <w:t xml:space="preserve">Geophysics , 2088,vol 64, pp. 109-114. </w:t>
      </w:r>
    </w:p>
    <w:p w:rsidR="007C5775" w:rsidRDefault="007C5775">
      <w:pPr>
        <w:tabs>
          <w:tab w:val="left" w:pos="808"/>
        </w:tabs>
        <w:ind w:firstLineChars="200" w:firstLine="480"/>
        <w:jc w:val="left"/>
        <w:rPr>
          <w:sz w:val="24"/>
        </w:rPr>
      </w:pPr>
      <w:r>
        <w:rPr>
          <w:rFonts w:hint="eastAsia"/>
          <w:sz w:val="24"/>
        </w:rPr>
        <w:t xml:space="preserve"> </w:t>
      </w:r>
    </w:p>
    <w:p w:rsidR="007C5775" w:rsidRDefault="007C5775">
      <w:pPr>
        <w:tabs>
          <w:tab w:val="left" w:pos="808"/>
        </w:tabs>
        <w:jc w:val="left"/>
        <w:rPr>
          <w:sz w:val="24"/>
        </w:rPr>
      </w:pPr>
    </w:p>
    <w:p w:rsidR="007C5775" w:rsidRDefault="007C5775">
      <w:pPr>
        <w:tabs>
          <w:tab w:val="left" w:pos="808"/>
        </w:tabs>
        <w:jc w:val="left"/>
        <w:rPr>
          <w:sz w:val="24"/>
        </w:rPr>
      </w:pPr>
    </w:p>
    <w:p w:rsidR="007C5775" w:rsidRDefault="007C5775">
      <w:pPr>
        <w:rPr>
          <w:rFonts w:ascii="黑体" w:eastAsia="黑体" w:hAnsi="宋体"/>
          <w:sz w:val="28"/>
          <w:szCs w:val="28"/>
        </w:rPr>
      </w:pPr>
    </w:p>
    <w:p w:rsidR="007C5775" w:rsidRDefault="007C5775">
      <w:pPr>
        <w:rPr>
          <w:rFonts w:ascii="黑体" w:eastAsia="黑体" w:hAnsi="宋体"/>
          <w:sz w:val="28"/>
          <w:szCs w:val="28"/>
        </w:rPr>
      </w:pPr>
    </w:p>
    <w:p w:rsidR="007C5775" w:rsidRDefault="007C5775">
      <w:pPr>
        <w:rPr>
          <w:rFonts w:ascii="黑体" w:eastAsia="黑体" w:hAnsi="宋体"/>
          <w:sz w:val="28"/>
          <w:szCs w:val="28"/>
        </w:rPr>
      </w:pPr>
    </w:p>
    <w:p w:rsidR="007C5775" w:rsidRDefault="007C5775">
      <w:pPr>
        <w:rPr>
          <w:rFonts w:ascii="黑体" w:eastAsia="黑体" w:hAnsi="宋体"/>
          <w:sz w:val="28"/>
          <w:szCs w:val="28"/>
        </w:rPr>
      </w:pPr>
    </w:p>
    <w:p w:rsidR="007C5775" w:rsidRDefault="007C5775">
      <w:pPr>
        <w:rPr>
          <w:rFonts w:ascii="黑体" w:eastAsia="黑体" w:hAnsi="宋体"/>
          <w:sz w:val="28"/>
          <w:szCs w:val="28"/>
        </w:rPr>
      </w:pPr>
    </w:p>
    <w:p w:rsidR="007C5775" w:rsidRDefault="007C5775">
      <w:pPr>
        <w:rPr>
          <w:rFonts w:ascii="黑体" w:eastAsia="黑体" w:hAnsi="宋体"/>
          <w:sz w:val="28"/>
          <w:szCs w:val="28"/>
        </w:rPr>
      </w:pPr>
    </w:p>
    <w:p w:rsidR="007C5775" w:rsidRDefault="007C5775">
      <w:pPr>
        <w:rPr>
          <w:rFonts w:ascii="黑体" w:eastAsia="黑体" w:hAnsi="宋体"/>
          <w:sz w:val="28"/>
          <w:szCs w:val="28"/>
        </w:rPr>
      </w:pPr>
    </w:p>
    <w:p w:rsidR="007C5775" w:rsidRDefault="007C5775">
      <w:pPr>
        <w:rPr>
          <w:rFonts w:ascii="黑体" w:eastAsia="黑体" w:hAnsi="宋体"/>
          <w:sz w:val="28"/>
          <w:szCs w:val="28"/>
        </w:rPr>
      </w:pPr>
    </w:p>
    <w:p w:rsidR="007C5775" w:rsidRDefault="007C5775">
      <w:pPr>
        <w:outlineLvl w:val="1"/>
        <w:rPr>
          <w:rFonts w:ascii="黑体" w:eastAsia="黑体" w:hAnsi="宋体"/>
          <w:sz w:val="28"/>
          <w:szCs w:val="28"/>
        </w:rPr>
      </w:pPr>
      <w:bookmarkStart w:id="219" w:name="_Toc8717"/>
      <w:bookmarkStart w:id="220" w:name="_Toc4700"/>
    </w:p>
    <w:p w:rsidR="007C5775" w:rsidRDefault="007C5775">
      <w:pPr>
        <w:outlineLvl w:val="1"/>
        <w:rPr>
          <w:sz w:val="28"/>
          <w:szCs w:val="28"/>
        </w:rPr>
      </w:pPr>
      <w:r>
        <w:rPr>
          <w:rFonts w:ascii="黑体" w:eastAsia="黑体" w:hAnsi="宋体" w:hint="eastAsia"/>
          <w:sz w:val="28"/>
          <w:szCs w:val="28"/>
        </w:rPr>
        <w:t>中文译文</w:t>
      </w:r>
      <w:bookmarkEnd w:id="219"/>
      <w:bookmarkEnd w:id="220"/>
    </w:p>
    <w:p w:rsidR="007C5775" w:rsidRDefault="007C5775">
      <w:pPr>
        <w:jc w:val="center"/>
        <w:rPr>
          <w:rFonts w:ascii="黑体" w:eastAsia="黑体" w:hAnsi="黑体" w:cs="黑体"/>
          <w:sz w:val="28"/>
          <w:szCs w:val="28"/>
        </w:rPr>
      </w:pPr>
      <w:r>
        <w:rPr>
          <w:rFonts w:ascii="黑体" w:eastAsia="黑体" w:hAnsi="黑体" w:cs="黑体" w:hint="eastAsia"/>
          <w:sz w:val="28"/>
          <w:szCs w:val="28"/>
        </w:rPr>
        <w:t>地下管线检测及可视化技术研究</w:t>
      </w:r>
    </w:p>
    <w:p w:rsidR="007C5775" w:rsidRDefault="007C5775">
      <w:pPr>
        <w:jc w:val="center"/>
        <w:rPr>
          <w:rFonts w:ascii="宋体" w:hAnsi="宋体" w:cs="宋体"/>
          <w:sz w:val="24"/>
        </w:rPr>
      </w:pPr>
      <w:r>
        <w:rPr>
          <w:rFonts w:ascii="宋体" w:hAnsi="宋体" w:cs="宋体" w:hint="eastAsia"/>
          <w:sz w:val="24"/>
        </w:rPr>
        <w:t xml:space="preserve">孙伟，徐青，张恒 姚志强   </w:t>
      </w:r>
    </w:p>
    <w:p w:rsidR="007C5775" w:rsidRDefault="007C5775">
      <w:pPr>
        <w:numPr>
          <w:ilvl w:val="0"/>
          <w:numId w:val="19"/>
        </w:numPr>
        <w:spacing w:line="400" w:lineRule="exact"/>
        <w:rPr>
          <w:rFonts w:ascii="宋体" w:hAnsi="宋体" w:cs="宋体"/>
          <w:sz w:val="24"/>
        </w:rPr>
      </w:pPr>
      <w:r>
        <w:rPr>
          <w:rFonts w:ascii="宋体" w:hAnsi="宋体" w:cs="宋体" w:hint="eastAsia"/>
          <w:sz w:val="24"/>
        </w:rPr>
        <w:t>遥感信息工程系， 郑州测绘院 ，中国郑州</w:t>
      </w:r>
    </w:p>
    <w:p w:rsidR="007C5775" w:rsidRDefault="007C5775">
      <w:pPr>
        <w:numPr>
          <w:ilvl w:val="0"/>
          <w:numId w:val="19"/>
        </w:numPr>
        <w:spacing w:line="400" w:lineRule="exact"/>
        <w:rPr>
          <w:rFonts w:ascii="宋体" w:hAnsi="宋体" w:cs="宋体"/>
          <w:sz w:val="24"/>
        </w:rPr>
      </w:pPr>
      <w:r>
        <w:rPr>
          <w:rFonts w:ascii="宋体" w:hAnsi="宋体" w:cs="宋体" w:hint="eastAsia"/>
          <w:sz w:val="24"/>
        </w:rPr>
        <w:t>数字城市工程研究中心有限公司，中国苏州 ，wsun9@163.com</w:t>
      </w:r>
    </w:p>
    <w:p w:rsidR="007C5775" w:rsidRDefault="007C5775">
      <w:pPr>
        <w:numPr>
          <w:ilvl w:val="0"/>
          <w:numId w:val="19"/>
        </w:numPr>
        <w:spacing w:line="400" w:lineRule="exact"/>
        <w:rPr>
          <w:rFonts w:ascii="宋体" w:hAnsi="宋体" w:cs="宋体"/>
          <w:sz w:val="24"/>
        </w:rPr>
      </w:pPr>
      <w:r>
        <w:rPr>
          <w:rFonts w:ascii="宋体" w:hAnsi="宋体" w:cs="宋体" w:hint="eastAsia"/>
          <w:sz w:val="24"/>
        </w:rPr>
        <w:t>中国人民解放军海军科研处NO.702厂，中国上海，zmdyzq@163.com</w:t>
      </w:r>
    </w:p>
    <w:p w:rsidR="007C5775" w:rsidRDefault="007C5775">
      <w:pPr>
        <w:spacing w:line="400" w:lineRule="exact"/>
        <w:rPr>
          <w:rFonts w:ascii="宋体" w:hAnsi="宋体" w:cs="宋体"/>
          <w:sz w:val="24"/>
        </w:rPr>
      </w:pPr>
    </w:p>
    <w:p w:rsidR="007C5775" w:rsidRDefault="007C5775">
      <w:pPr>
        <w:spacing w:line="400" w:lineRule="exact"/>
        <w:jc w:val="center"/>
        <w:rPr>
          <w:rFonts w:ascii="宋体" w:hAnsi="宋体" w:cs="宋体"/>
          <w:sz w:val="24"/>
        </w:rPr>
      </w:pPr>
    </w:p>
    <w:p w:rsidR="007C5775" w:rsidRDefault="007C5775">
      <w:pPr>
        <w:spacing w:line="400" w:lineRule="exact"/>
        <w:jc w:val="center"/>
        <w:rPr>
          <w:rFonts w:ascii="宋体" w:hAnsi="宋体" w:cs="宋体"/>
          <w:sz w:val="24"/>
        </w:rPr>
      </w:pPr>
      <w:r>
        <w:rPr>
          <w:rFonts w:ascii="宋体" w:hAnsi="宋体" w:cs="宋体" w:hint="eastAsia"/>
          <w:sz w:val="24"/>
        </w:rPr>
        <w:t>摘要</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基于探地雷达（GPR）检测的方法，并利用专业的三维（3D）引擎接口，OpenGL提出了地下管线的三维可视化。雷达天线用于在实地调查与测量模式下的数据收集，处理和分析，在得到的探地雷达图像上进行，最终的解释结果被挖掘的数据验证。本文基于交互式透明三维可视化的二维GPR配置文件，以确定管道位置。这种应用也可以是先进的系统，例如管道的设计及仿真紧急的平台。</w:t>
      </w:r>
    </w:p>
    <w:p w:rsidR="007C5775" w:rsidRDefault="007C5775">
      <w:pPr>
        <w:rPr>
          <w:rFonts w:ascii="宋体" w:hAnsi="宋体" w:cs="宋体"/>
          <w:b/>
          <w:bCs/>
          <w:sz w:val="24"/>
        </w:rPr>
      </w:pPr>
    </w:p>
    <w:p w:rsidR="007C5775" w:rsidRDefault="007C5775">
      <w:pPr>
        <w:rPr>
          <w:rFonts w:ascii="宋体" w:hAnsi="宋体" w:cs="宋体"/>
          <w:sz w:val="24"/>
        </w:rPr>
      </w:pPr>
      <w:r>
        <w:rPr>
          <w:rFonts w:ascii="宋体" w:hAnsi="宋体" w:cs="宋体" w:hint="eastAsia"/>
          <w:sz w:val="24"/>
        </w:rPr>
        <w:t>关键词：探地雷达;管道;三维可视化; OpenGL</w:t>
      </w: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rsidP="002744DC">
      <w:pPr>
        <w:spacing w:line="400" w:lineRule="exact"/>
        <w:ind w:firstLineChars="200" w:firstLine="480"/>
        <w:jc w:val="center"/>
        <w:rPr>
          <w:rFonts w:ascii="宋体" w:hAnsi="宋体" w:cs="宋体"/>
          <w:sz w:val="24"/>
        </w:rPr>
      </w:pPr>
      <w:r>
        <w:rPr>
          <w:rFonts w:ascii="宋体" w:hAnsi="宋体" w:cs="宋体" w:hint="eastAsia"/>
          <w:sz w:val="24"/>
        </w:rPr>
        <w:t>1  引言</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地下管线是城市赖以生存的物质基础，被称为城市的命脉，发展的基础。所有的管道 例如水，气，电，电话，有线电视，排污等管道需要共存，避免附带损害。但是城市中的管道，电缆等交织成了“意大利面条”，这使得</w:t>
      </w:r>
      <w:r>
        <w:rPr>
          <w:rFonts w:ascii="宋体" w:hAnsi="宋体" w:cs="宋体" w:hint="eastAsia"/>
          <w:sz w:val="24"/>
        </w:rPr>
        <w:lastRenderedPageBreak/>
        <w:t>分清这些管线很难。</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管道检测通常是费时的，进行现场“盲目”的侦察型调查不符合成本效益的方法。在许多情况下，重大发掘如果由非侵入性的地下地球物理成像技术提供，则可以节省很多检测成本。</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检测，定位和埋地管道的形状重建是探地雷达故障诊断最广泛的应用领域之一。许多经济有效的GPR管线检测已经尝试开发。大部分委托组织的目标是将图中所有的埋地管道，以便快速新建新厂房且最大程度降低对现有厂房的干扰和破坏。</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考虑典型的探地雷达的实验。采集数据与固定发射器 - 接收器记录，定期对沿线2D采集配置文件或通过地表网格3D采集痕迹抵消。因此它必须提供准确和良好的注册，立体地图。</w:t>
      </w:r>
    </w:p>
    <w:p w:rsidR="007C5775" w:rsidRDefault="007C5775" w:rsidP="002744DC">
      <w:pPr>
        <w:ind w:firstLineChars="200" w:firstLine="480"/>
        <w:jc w:val="center"/>
        <w:rPr>
          <w:rFonts w:ascii="宋体" w:hAnsi="宋体" w:cs="宋体"/>
          <w:sz w:val="24"/>
        </w:rPr>
      </w:pPr>
    </w:p>
    <w:p w:rsidR="007C5775" w:rsidRDefault="007C5775" w:rsidP="002744DC">
      <w:pPr>
        <w:ind w:firstLineChars="200" w:firstLine="482"/>
        <w:jc w:val="center"/>
        <w:rPr>
          <w:rFonts w:ascii="宋体" w:hAnsi="宋体" w:cs="宋体"/>
          <w:b/>
          <w:bCs/>
          <w:sz w:val="24"/>
        </w:rPr>
      </w:pPr>
    </w:p>
    <w:p w:rsidR="007C5775" w:rsidRDefault="007C5775" w:rsidP="002744DC">
      <w:pPr>
        <w:ind w:firstLineChars="200" w:firstLine="480"/>
        <w:jc w:val="center"/>
        <w:rPr>
          <w:rFonts w:ascii="宋体" w:hAnsi="宋体" w:cs="宋体"/>
          <w:sz w:val="24"/>
        </w:rPr>
      </w:pPr>
      <w:r>
        <w:rPr>
          <w:rFonts w:ascii="宋体" w:hAnsi="宋体" w:cs="宋体" w:hint="eastAsia"/>
          <w:sz w:val="24"/>
        </w:rPr>
        <w:t>2 探地雷达原理的测量</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探地雷达在探测距离地表反射功能使用广谱（ 1MHz的1GHz以下）电磁技术 。随着信号恢复技术的成熟，硬件设计和操作实践的复杂性正在增加，探地雷达方法的应用范围越来越广泛。作为一个相对较新的地球物理方法，它在浅表地层发现中起了重要的作用，由于其操作简便，自动化程度高，高分辨率的图像和可靠的解释结果，它已成功地用于各种领域，如地雷探测，市政管道测绘，非破坏性的道路测试，考古探测器等。地质雷达采用高频率的电磁波来实现对地下具有不同介电常数的介质进行探测，可以使用它们的反射图像来检测地下介质。目前通常采用双天线GPR剖面测量方法。</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该分析方法是通过将发射天线（T）和在沿勘测线恒定间隔接收天线（R）的同步的一个测量方法。一旦当发射器和接收器同步地移动，一个记录被得到。当发射器和接收器沿勘测线同时移动，一时间更新GPR图像可以通过连续的记录构成。图像的横坐标是沿表面测量线的天线位置。纵轴是从发射机通过地下界面行进到接收反射的信号的双程旅行时间。这样的记录就可以准确地反映正下方测线的每个反射镜的起伏。</w:t>
      </w:r>
    </w:p>
    <w:p w:rsidR="007C5775" w:rsidRDefault="00E0132A" w:rsidP="002744DC">
      <w:pPr>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26496" behindDoc="0" locked="0" layoutInCell="1" allowOverlap="1">
            <wp:simplePos x="0" y="0"/>
            <wp:positionH relativeFrom="column">
              <wp:posOffset>1720215</wp:posOffset>
            </wp:positionH>
            <wp:positionV relativeFrom="paragraph">
              <wp:posOffset>189865</wp:posOffset>
            </wp:positionV>
            <wp:extent cx="1857375" cy="1400175"/>
            <wp:effectExtent l="19050" t="0" r="9525" b="0"/>
            <wp:wrapNone/>
            <wp:docPr id="54" name="图片 54" descr="2014-05-10_21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2014-05-10_211639"/>
                    <pic:cNvPicPr>
                      <a:picLocks noChangeAspect="1" noChangeArrowheads="1"/>
                    </pic:cNvPicPr>
                  </pic:nvPicPr>
                  <pic:blipFill>
                    <a:blip r:embed="rId331"/>
                    <a:srcRect/>
                    <a:stretch>
                      <a:fillRect/>
                    </a:stretch>
                  </pic:blipFill>
                  <pic:spPr bwMode="auto">
                    <a:xfrm>
                      <a:off x="0" y="0"/>
                      <a:ext cx="1857375" cy="1400175"/>
                    </a:xfrm>
                    <a:prstGeom prst="rect">
                      <a:avLst/>
                    </a:prstGeom>
                    <a:noFill/>
                    <a:ln w="9525">
                      <a:noFill/>
                      <a:miter lim="800000"/>
                      <a:headEnd/>
                      <a:tailEnd/>
                    </a:ln>
                  </pic:spPr>
                </pic:pic>
              </a:graphicData>
            </a:graphic>
          </wp:anchor>
        </w:drawing>
      </w:r>
    </w:p>
    <w:p w:rsidR="007C5775" w:rsidRDefault="007C5775" w:rsidP="002744DC">
      <w:pPr>
        <w:ind w:firstLineChars="200" w:firstLine="480"/>
        <w:rPr>
          <w:rFonts w:ascii="宋体" w:hAnsi="宋体" w:cs="宋体"/>
          <w:sz w:val="24"/>
        </w:rPr>
      </w:pPr>
    </w:p>
    <w:p w:rsidR="007C5775" w:rsidRDefault="007C5775" w:rsidP="002744DC">
      <w:pPr>
        <w:ind w:firstLineChars="200" w:firstLine="480"/>
        <w:rPr>
          <w:rFonts w:ascii="宋体" w:hAnsi="宋体" w:cs="宋体"/>
          <w:sz w:val="24"/>
        </w:rPr>
      </w:pPr>
    </w:p>
    <w:p w:rsidR="007C5775" w:rsidRDefault="007C5775" w:rsidP="002744DC">
      <w:pPr>
        <w:ind w:firstLineChars="200" w:firstLine="480"/>
        <w:rPr>
          <w:rFonts w:ascii="宋体" w:hAnsi="宋体" w:cs="宋体"/>
          <w:sz w:val="24"/>
        </w:rPr>
      </w:pPr>
    </w:p>
    <w:p w:rsidR="007C5775" w:rsidRDefault="007C5775" w:rsidP="002744DC">
      <w:pPr>
        <w:ind w:firstLineChars="200" w:firstLine="480"/>
        <w:rPr>
          <w:rFonts w:ascii="宋体" w:hAnsi="宋体" w:cs="宋体"/>
          <w:sz w:val="24"/>
        </w:rPr>
      </w:pPr>
    </w:p>
    <w:p w:rsidR="007C5775" w:rsidRDefault="007C5775" w:rsidP="002744DC">
      <w:pPr>
        <w:ind w:firstLineChars="200" w:firstLine="480"/>
        <w:rPr>
          <w:rFonts w:ascii="宋体" w:hAnsi="宋体" w:cs="宋体"/>
          <w:sz w:val="24"/>
        </w:rPr>
      </w:pPr>
    </w:p>
    <w:p w:rsidR="007C5775" w:rsidRDefault="007C5775">
      <w:pPr>
        <w:rPr>
          <w:rFonts w:ascii="宋体" w:hAnsi="宋体" w:cs="宋体"/>
          <w:sz w:val="24"/>
        </w:rPr>
      </w:pPr>
    </w:p>
    <w:p w:rsidR="007C5775" w:rsidRDefault="007C5775">
      <w:pPr>
        <w:jc w:val="center"/>
        <w:rPr>
          <w:rFonts w:ascii="宋体" w:hAnsi="宋体" w:cs="宋体"/>
          <w:sz w:val="24"/>
        </w:rPr>
      </w:pPr>
    </w:p>
    <w:p w:rsidR="007C5775" w:rsidRDefault="007C5775" w:rsidP="002744DC">
      <w:pPr>
        <w:spacing w:line="400" w:lineRule="exact"/>
        <w:ind w:firstLineChars="200" w:firstLine="480"/>
        <w:rPr>
          <w:rFonts w:ascii="宋体" w:hAnsi="宋体" w:cs="宋体"/>
          <w:sz w:val="24"/>
        </w:rPr>
      </w:pPr>
    </w:p>
    <w:p w:rsidR="007C5775" w:rsidRDefault="007C5775">
      <w:pPr>
        <w:spacing w:line="400" w:lineRule="exact"/>
        <w:ind w:firstLineChars="200" w:firstLine="420"/>
        <w:jc w:val="center"/>
        <w:rPr>
          <w:rFonts w:ascii="宋体" w:hAnsi="宋体" w:cs="宋体"/>
          <w:szCs w:val="21"/>
        </w:rPr>
      </w:pPr>
      <w:r>
        <w:rPr>
          <w:rFonts w:ascii="宋体" w:hAnsi="宋体" w:cs="宋体" w:hint="eastAsia"/>
          <w:szCs w:val="21"/>
        </w:rPr>
        <w:t>图1  探地雷达原理测量</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可以看出形态图1，该雷达脉冲的双向行驶时间的计算方法</w:t>
      </w:r>
    </w:p>
    <w:p w:rsidR="007C5775" w:rsidRDefault="007C5775" w:rsidP="002744DC">
      <w:pPr>
        <w:ind w:firstLineChars="200" w:firstLine="480"/>
        <w:rPr>
          <w:rFonts w:ascii="宋体" w:hAnsi="宋体" w:cs="宋体"/>
          <w:sz w:val="24"/>
        </w:rPr>
      </w:pPr>
    </w:p>
    <w:p w:rsidR="007C5775" w:rsidRDefault="007C5775">
      <w:pPr>
        <w:jc w:val="center"/>
        <w:rPr>
          <w:rFonts w:ascii="宋体" w:hAnsi="宋体" w:cs="宋体"/>
          <w:sz w:val="24"/>
        </w:rPr>
      </w:pPr>
      <w:r>
        <w:rPr>
          <w:rFonts w:ascii="宋体" w:hAnsi="宋体" w:cs="宋体" w:hint="eastAsia"/>
          <w:sz w:val="24"/>
        </w:rPr>
        <w:t xml:space="preserve">                  </w:t>
      </w:r>
      <w:r w:rsidRPr="00B70E6D">
        <w:rPr>
          <w:rFonts w:ascii="宋体" w:hAnsi="宋体" w:cs="宋体" w:hint="eastAsia"/>
          <w:position w:val="-24"/>
          <w:sz w:val="24"/>
        </w:rPr>
        <w:object w:dxaOrig="1648" w:dyaOrig="622">
          <v:shape id="_x0000_i1176" type="#_x0000_t75" style="width:82.35pt;height:31.1pt;mso-position-horizontal-relative:page;mso-position-vertical-relative:page" o:ole="">
            <v:imagedata r:id="rId332" o:title=""/>
          </v:shape>
          <o:OLEObject Type="Embed" ProgID="Equation.3" ShapeID="_x0000_i1176" DrawAspect="Content" ObjectID="_1463350172" r:id="rId365">
            <o:FieldCodes>\* MERGEFORMAT</o:FieldCodes>
          </o:OLEObject>
        </w:object>
      </w:r>
      <w:r>
        <w:rPr>
          <w:rFonts w:ascii="宋体" w:hAnsi="宋体" w:cs="宋体" w:hint="eastAsia"/>
          <w:sz w:val="24"/>
        </w:rPr>
        <w:t xml:space="preserve">                         (1)  </w:t>
      </w:r>
    </w:p>
    <w:p w:rsidR="007C5775" w:rsidRDefault="007C5775">
      <w:pPr>
        <w:ind w:firstLineChars="200" w:firstLine="480"/>
        <w:rPr>
          <w:rFonts w:ascii="宋体" w:hAnsi="宋体" w:cs="宋体"/>
          <w:sz w:val="24"/>
        </w:rPr>
      </w:pPr>
      <w:r>
        <w:rPr>
          <w:rFonts w:ascii="宋体" w:hAnsi="宋体" w:cs="宋体" w:hint="eastAsia"/>
          <w:sz w:val="24"/>
        </w:rPr>
        <w:t xml:space="preserve">当发射器和接收器相结合，B = 0，则（2）式可以简化为  </w:t>
      </w:r>
    </w:p>
    <w:p w:rsidR="007C5775" w:rsidRDefault="007C5775">
      <w:pPr>
        <w:ind w:firstLineChars="200" w:firstLine="480"/>
        <w:rPr>
          <w:rFonts w:ascii="宋体" w:hAnsi="宋体" w:cs="宋体"/>
          <w:sz w:val="24"/>
        </w:rPr>
      </w:pPr>
      <w:r>
        <w:rPr>
          <w:rFonts w:ascii="宋体" w:hAnsi="宋体" w:cs="宋体" w:hint="eastAsia"/>
          <w:sz w:val="24"/>
        </w:rPr>
        <w:t xml:space="preserve">                     </w:t>
      </w:r>
      <w:r w:rsidRPr="00B70E6D">
        <w:rPr>
          <w:rFonts w:ascii="宋体" w:hAnsi="宋体" w:cs="宋体" w:hint="eastAsia"/>
          <w:position w:val="-24"/>
          <w:sz w:val="24"/>
        </w:rPr>
        <w:object w:dxaOrig="726" w:dyaOrig="625">
          <v:shape id="_x0000_i1177" type="#_x0000_t75" style="width:36.3pt;height:31.1pt;mso-position-horizontal-relative:page;mso-position-vertical-relative:page" o:ole="">
            <v:imagedata r:id="rId334" o:title=""/>
          </v:shape>
          <o:OLEObject Type="Embed" ProgID="Equation.3" ShapeID="_x0000_i1177" DrawAspect="Content" ObjectID="_1463350173" r:id="rId366">
            <o:FieldCodes>\* MERGEFORMAT</o:FieldCodes>
          </o:OLEObject>
        </w:object>
      </w:r>
      <w:r>
        <w:rPr>
          <w:rFonts w:ascii="宋体" w:hAnsi="宋体" w:cs="宋体" w:hint="eastAsia"/>
          <w:sz w:val="24"/>
        </w:rPr>
        <w:t xml:space="preserve">                              （2）</w:t>
      </w:r>
    </w:p>
    <w:p w:rsidR="007C5775" w:rsidRDefault="007C5775">
      <w:pPr>
        <w:ind w:firstLineChars="200" w:firstLine="480"/>
        <w:rPr>
          <w:rFonts w:ascii="宋体" w:hAnsi="宋体" w:cs="宋体"/>
          <w:sz w:val="24"/>
        </w:rPr>
      </w:pPr>
    </w:p>
    <w:p w:rsidR="007C5775" w:rsidRDefault="007C5775">
      <w:pPr>
        <w:ind w:firstLineChars="200" w:firstLine="480"/>
        <w:rPr>
          <w:rFonts w:ascii="宋体" w:hAnsi="宋体" w:cs="宋体"/>
          <w:sz w:val="24"/>
        </w:rPr>
      </w:pPr>
    </w:p>
    <w:p w:rsidR="007C5775" w:rsidRDefault="007C5775" w:rsidP="002744DC">
      <w:pPr>
        <w:ind w:firstLineChars="200" w:firstLine="482"/>
        <w:jc w:val="center"/>
        <w:rPr>
          <w:rFonts w:ascii="宋体" w:hAnsi="宋体" w:cs="宋体"/>
          <w:b/>
          <w:bCs/>
          <w:sz w:val="24"/>
        </w:rPr>
      </w:pPr>
    </w:p>
    <w:p w:rsidR="007C5775" w:rsidRDefault="007C5775">
      <w:pPr>
        <w:ind w:firstLineChars="200" w:firstLine="480"/>
        <w:jc w:val="center"/>
        <w:rPr>
          <w:rFonts w:ascii="宋体" w:hAnsi="宋体" w:cs="宋体"/>
          <w:sz w:val="24"/>
        </w:rPr>
      </w:pPr>
      <w:r>
        <w:rPr>
          <w:rFonts w:ascii="宋体" w:hAnsi="宋体" w:cs="宋体" w:hint="eastAsia"/>
          <w:sz w:val="24"/>
        </w:rPr>
        <w:t>3  数据采集及分析</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A：调查介绍</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本次调查区域为20米×100米格子图案，微量间距为2 m，且总的时间窗口为120纳秒，0.36纳秒的时间间隔在每个剖面采样。使用RIS-K2探地雷达仪器获得雷达数据。将200 MHz和600 MHz的天线用于在实地调查与测量轮模式下的数据收集。这两个天线提供所需的穿透力和分辨率的深度之间的最佳折衷。测线布置如图2所示。</w:t>
      </w:r>
    </w:p>
    <w:p w:rsidR="007C5775" w:rsidRDefault="007C5775" w:rsidP="002744DC">
      <w:pPr>
        <w:spacing w:line="400" w:lineRule="exact"/>
        <w:ind w:firstLineChars="200" w:firstLine="480"/>
        <w:rPr>
          <w:rFonts w:ascii="宋体" w:hAnsi="宋体" w:cs="宋体"/>
          <w:sz w:val="24"/>
        </w:rPr>
      </w:pPr>
    </w:p>
    <w:p w:rsidR="007C5775" w:rsidRDefault="00E0132A">
      <w:pPr>
        <w:rPr>
          <w:rFonts w:ascii="宋体" w:hAnsi="宋体" w:cs="宋体"/>
          <w:sz w:val="24"/>
        </w:rPr>
      </w:pPr>
      <w:r>
        <w:rPr>
          <w:rFonts w:ascii="宋体" w:hAnsi="宋体" w:cs="宋体" w:hint="eastAsia"/>
          <w:noProof/>
          <w:sz w:val="24"/>
        </w:rPr>
        <w:drawing>
          <wp:anchor distT="0" distB="0" distL="114300" distR="114300" simplePos="0" relativeHeight="251627520" behindDoc="0" locked="0" layoutInCell="1" allowOverlap="1">
            <wp:simplePos x="0" y="0"/>
            <wp:positionH relativeFrom="column">
              <wp:posOffset>971550</wp:posOffset>
            </wp:positionH>
            <wp:positionV relativeFrom="paragraph">
              <wp:posOffset>3175</wp:posOffset>
            </wp:positionV>
            <wp:extent cx="3475990" cy="2428875"/>
            <wp:effectExtent l="19050" t="0" r="0" b="0"/>
            <wp:wrapNone/>
            <wp:docPr id="55" name="图片 55" descr="2014-05-10_21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014-05-10_213051"/>
                    <pic:cNvPicPr>
                      <a:picLocks noChangeAspect="1" noChangeArrowheads="1"/>
                    </pic:cNvPicPr>
                  </pic:nvPicPr>
                  <pic:blipFill>
                    <a:blip r:embed="rId336"/>
                    <a:srcRect/>
                    <a:stretch>
                      <a:fillRect/>
                    </a:stretch>
                  </pic:blipFill>
                  <pic:spPr bwMode="auto">
                    <a:xfrm>
                      <a:off x="0" y="0"/>
                      <a:ext cx="3475990" cy="2428875"/>
                    </a:xfrm>
                    <a:prstGeom prst="rect">
                      <a:avLst/>
                    </a:prstGeom>
                    <a:noFill/>
                    <a:ln w="9525">
                      <a:noFill/>
                      <a:miter lim="800000"/>
                      <a:headEnd/>
                      <a:tailEnd/>
                    </a:ln>
                  </pic:spPr>
                </pic:pic>
              </a:graphicData>
            </a:graphic>
          </wp:anchor>
        </w:drawing>
      </w:r>
      <w:r w:rsidR="007C5775">
        <w:rPr>
          <w:rFonts w:ascii="宋体" w:hAnsi="宋体" w:cs="宋体" w:hint="eastAsia"/>
          <w:sz w:val="24"/>
        </w:rPr>
        <w:t xml:space="preserve">    </w:t>
      </w: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tabs>
          <w:tab w:val="left" w:pos="1108"/>
        </w:tabs>
        <w:jc w:val="center"/>
        <w:rPr>
          <w:rFonts w:ascii="宋体" w:hAnsi="宋体" w:cs="宋体"/>
          <w:sz w:val="24"/>
        </w:rPr>
      </w:pPr>
      <w:r>
        <w:rPr>
          <w:rFonts w:ascii="宋体" w:hAnsi="宋体" w:cs="宋体" w:hint="eastAsia"/>
          <w:sz w:val="24"/>
        </w:rPr>
        <w:tab/>
      </w:r>
    </w:p>
    <w:p w:rsidR="007C5775" w:rsidRDefault="007C5775">
      <w:pPr>
        <w:tabs>
          <w:tab w:val="left" w:pos="1108"/>
        </w:tabs>
        <w:jc w:val="center"/>
        <w:rPr>
          <w:rFonts w:ascii="宋体" w:hAnsi="宋体" w:cs="宋体"/>
          <w:szCs w:val="21"/>
        </w:rPr>
      </w:pPr>
      <w:r>
        <w:rPr>
          <w:rFonts w:ascii="宋体" w:hAnsi="宋体" w:cs="宋体" w:hint="eastAsia"/>
          <w:szCs w:val="21"/>
        </w:rPr>
        <w:t>图2，探地雷达测线布局图</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布置测线主要考虑的是行间距。一般来说，较小的测线间距，能够保证更准确的测量。但在同一时间，效率应考虑到，测线间距不应太小，并且考虑地下管</w:t>
      </w:r>
    </w:p>
    <w:p w:rsidR="007C5775" w:rsidRDefault="007C5775">
      <w:pPr>
        <w:spacing w:line="400" w:lineRule="exact"/>
        <w:rPr>
          <w:rFonts w:ascii="宋体" w:hAnsi="宋体" w:cs="宋体"/>
          <w:sz w:val="24"/>
        </w:rPr>
      </w:pPr>
      <w:r>
        <w:rPr>
          <w:rFonts w:ascii="宋体" w:hAnsi="宋体" w:cs="宋体" w:hint="eastAsia"/>
          <w:sz w:val="24"/>
        </w:rPr>
        <w:t>道的密度再决定。为了确保最佳分辨率，我们在整个横跨道路断面间距为2米的间隔调查区域完成了一个网格调查，</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B.半径估计</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管道的半径是一个很重要的属性。一直以来，半径基本上是由已知的数据或挖掘计量。然而，近年来，不少道路改造，各类住宅建筑扩建和新建，地下管线发生了巨大的变化。利用过时的信息事实开挖措施，将造成巨大的经济损失。</w:t>
      </w:r>
    </w:p>
    <w:p w:rsidR="007C5775" w:rsidRDefault="007C5775" w:rsidP="002744DC">
      <w:pPr>
        <w:spacing w:line="400" w:lineRule="exact"/>
        <w:ind w:firstLineChars="200" w:firstLine="480"/>
        <w:rPr>
          <w:rFonts w:ascii="宋体" w:hAnsi="宋体" w:cs="宋体"/>
          <w:sz w:val="24"/>
        </w:rPr>
      </w:pPr>
      <w:r>
        <w:rPr>
          <w:rFonts w:ascii="宋体" w:hAnsi="宋体" w:cs="宋体"/>
          <w:sz w:val="24"/>
        </w:rPr>
        <w:t>在本文中，我们利用B超特征从双曲线法提取估计</w:t>
      </w:r>
      <w:r>
        <w:rPr>
          <w:rFonts w:ascii="宋体" w:hAnsi="宋体" w:cs="宋体" w:hint="eastAsia"/>
          <w:sz w:val="24"/>
        </w:rPr>
        <w:t>的</w:t>
      </w:r>
      <w:r>
        <w:rPr>
          <w:rFonts w:ascii="宋体" w:hAnsi="宋体" w:cs="宋体"/>
          <w:sz w:val="24"/>
        </w:rPr>
        <w:t>半径。</w:t>
      </w:r>
    </w:p>
    <w:p w:rsidR="007C5775" w:rsidRDefault="00E0132A">
      <w:pPr>
        <w:tabs>
          <w:tab w:val="left" w:pos="1108"/>
        </w:tabs>
        <w:rPr>
          <w:rFonts w:ascii="宋体" w:hAnsi="宋体" w:cs="宋体"/>
          <w:sz w:val="24"/>
        </w:rPr>
      </w:pPr>
      <w:r>
        <w:rPr>
          <w:rFonts w:ascii="宋体" w:hAnsi="宋体" w:cs="宋体" w:hint="eastAsia"/>
          <w:noProof/>
          <w:sz w:val="24"/>
        </w:rPr>
        <w:drawing>
          <wp:anchor distT="0" distB="0" distL="114300" distR="114300" simplePos="0" relativeHeight="251628544" behindDoc="0" locked="0" layoutInCell="1" allowOverlap="1">
            <wp:simplePos x="0" y="0"/>
            <wp:positionH relativeFrom="column">
              <wp:posOffset>1104900</wp:posOffset>
            </wp:positionH>
            <wp:positionV relativeFrom="paragraph">
              <wp:posOffset>107950</wp:posOffset>
            </wp:positionV>
            <wp:extent cx="3399790" cy="1743075"/>
            <wp:effectExtent l="19050" t="0" r="0" b="0"/>
            <wp:wrapNone/>
            <wp:docPr id="56" name="图片 56" descr="2014-05-10_21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014-05-10_213625"/>
                    <pic:cNvPicPr>
                      <a:picLocks noChangeAspect="1" noChangeArrowheads="1"/>
                    </pic:cNvPicPr>
                  </pic:nvPicPr>
                  <pic:blipFill>
                    <a:blip r:embed="rId337"/>
                    <a:srcRect/>
                    <a:stretch>
                      <a:fillRect/>
                    </a:stretch>
                  </pic:blipFill>
                  <pic:spPr bwMode="auto">
                    <a:xfrm>
                      <a:off x="0" y="0"/>
                      <a:ext cx="3399790" cy="1743075"/>
                    </a:xfrm>
                    <a:prstGeom prst="rect">
                      <a:avLst/>
                    </a:prstGeom>
                    <a:noFill/>
                    <a:ln w="9525">
                      <a:noFill/>
                      <a:miter lim="800000"/>
                      <a:headEnd/>
                      <a:tailEnd/>
                    </a:ln>
                  </pic:spPr>
                </pic:pic>
              </a:graphicData>
            </a:graphic>
          </wp:anchor>
        </w:drawing>
      </w:r>
    </w:p>
    <w:p w:rsidR="007C5775" w:rsidRDefault="007C5775">
      <w:pPr>
        <w:tabs>
          <w:tab w:val="left" w:pos="1108"/>
        </w:tabs>
        <w:rPr>
          <w:rFonts w:ascii="宋体" w:hAnsi="宋体" w:cs="宋体"/>
          <w:sz w:val="24"/>
        </w:rPr>
      </w:pPr>
    </w:p>
    <w:p w:rsidR="007C5775" w:rsidRDefault="007C5775">
      <w:pPr>
        <w:tabs>
          <w:tab w:val="left" w:pos="1108"/>
        </w:tabs>
        <w:rPr>
          <w:rFonts w:ascii="宋体" w:hAnsi="宋体" w:cs="宋体"/>
          <w:sz w:val="24"/>
        </w:rPr>
      </w:pPr>
    </w:p>
    <w:p w:rsidR="007C5775" w:rsidRDefault="007C5775">
      <w:pPr>
        <w:tabs>
          <w:tab w:val="left" w:pos="1108"/>
        </w:tabs>
        <w:rPr>
          <w:rFonts w:ascii="宋体" w:hAnsi="宋体" w:cs="宋体"/>
          <w:sz w:val="24"/>
        </w:rPr>
      </w:pPr>
    </w:p>
    <w:p w:rsidR="007C5775" w:rsidRDefault="007C5775">
      <w:pPr>
        <w:tabs>
          <w:tab w:val="left" w:pos="1108"/>
        </w:tabs>
        <w:rPr>
          <w:rFonts w:ascii="宋体" w:hAnsi="宋体" w:cs="宋体"/>
          <w:sz w:val="24"/>
        </w:rPr>
      </w:pPr>
    </w:p>
    <w:p w:rsidR="007C5775" w:rsidRDefault="007C5775">
      <w:pPr>
        <w:tabs>
          <w:tab w:val="left" w:pos="1108"/>
        </w:tabs>
        <w:rPr>
          <w:rFonts w:ascii="宋体" w:hAnsi="宋体" w:cs="宋体"/>
          <w:sz w:val="24"/>
        </w:rPr>
      </w:pPr>
    </w:p>
    <w:p w:rsidR="007C5775" w:rsidRDefault="007C5775">
      <w:pPr>
        <w:tabs>
          <w:tab w:val="left" w:pos="1108"/>
        </w:tabs>
        <w:rPr>
          <w:rFonts w:ascii="宋体" w:hAnsi="宋体" w:cs="宋体"/>
          <w:sz w:val="24"/>
        </w:rPr>
      </w:pPr>
    </w:p>
    <w:p w:rsidR="007C5775" w:rsidRDefault="007C5775">
      <w:pPr>
        <w:tabs>
          <w:tab w:val="left" w:pos="1108"/>
        </w:tabs>
        <w:rPr>
          <w:rFonts w:ascii="宋体" w:hAnsi="宋体" w:cs="宋体"/>
          <w:sz w:val="24"/>
        </w:rPr>
      </w:pPr>
    </w:p>
    <w:p w:rsidR="007C5775" w:rsidRDefault="007C5775">
      <w:pPr>
        <w:tabs>
          <w:tab w:val="left" w:pos="1108"/>
        </w:tabs>
        <w:rPr>
          <w:rFonts w:ascii="宋体" w:hAnsi="宋体" w:cs="宋体"/>
          <w:sz w:val="24"/>
        </w:rPr>
      </w:pPr>
    </w:p>
    <w:p w:rsidR="007C5775" w:rsidRDefault="007C5775">
      <w:pPr>
        <w:tabs>
          <w:tab w:val="left" w:pos="1108"/>
        </w:tabs>
        <w:jc w:val="center"/>
        <w:rPr>
          <w:rFonts w:ascii="宋体" w:hAnsi="宋体" w:cs="宋体"/>
          <w:sz w:val="18"/>
          <w:szCs w:val="18"/>
        </w:rPr>
      </w:pPr>
    </w:p>
    <w:p w:rsidR="007C5775" w:rsidRDefault="007C5775">
      <w:pPr>
        <w:tabs>
          <w:tab w:val="left" w:pos="1108"/>
        </w:tabs>
        <w:jc w:val="center"/>
        <w:rPr>
          <w:rFonts w:ascii="宋体" w:hAnsi="宋体" w:cs="宋体"/>
          <w:szCs w:val="21"/>
        </w:rPr>
      </w:pPr>
      <w:r>
        <w:rPr>
          <w:rFonts w:ascii="宋体" w:hAnsi="宋体" w:cs="宋体" w:hint="eastAsia"/>
          <w:szCs w:val="21"/>
        </w:rPr>
        <w:t>图3   雷达扫描生成</w:t>
      </w:r>
    </w:p>
    <w:p w:rsidR="007C5775" w:rsidRDefault="007C5775">
      <w:pPr>
        <w:tabs>
          <w:tab w:val="left" w:pos="1108"/>
        </w:tabs>
        <w:jc w:val="center"/>
        <w:rPr>
          <w:rFonts w:ascii="宋体" w:hAnsi="宋体" w:cs="宋体"/>
          <w:szCs w:val="21"/>
        </w:rPr>
      </w:pPr>
    </w:p>
    <w:p w:rsidR="007C5775" w:rsidRDefault="007C5775" w:rsidP="002744DC">
      <w:pPr>
        <w:spacing w:line="400" w:lineRule="exact"/>
        <w:ind w:firstLineChars="200" w:firstLine="480"/>
        <w:rPr>
          <w:rFonts w:ascii="宋体" w:hAnsi="宋体" w:cs="宋体"/>
          <w:sz w:val="24"/>
        </w:rPr>
      </w:pPr>
    </w:p>
    <w:p w:rsidR="007C5775" w:rsidRDefault="007C5775" w:rsidP="002744DC">
      <w:pPr>
        <w:spacing w:line="400" w:lineRule="exact"/>
        <w:ind w:firstLineChars="200" w:firstLine="480"/>
        <w:rPr>
          <w:rFonts w:ascii="宋体" w:hAnsi="宋体" w:cs="宋体"/>
          <w:sz w:val="24"/>
        </w:rPr>
      </w:pPr>
      <w:r>
        <w:rPr>
          <w:rFonts w:ascii="宋体" w:hAnsi="宋体" w:cs="宋体"/>
          <w:sz w:val="24"/>
        </w:rPr>
        <w:t>这个问题将是一个更广义的方程求解，</w:t>
      </w:r>
      <w:r>
        <w:rPr>
          <w:rFonts w:ascii="宋体" w:hAnsi="宋体" w:cs="宋体" w:hint="eastAsia"/>
          <w:sz w:val="24"/>
        </w:rPr>
        <w:t>考虑到有限的半径为R的可能性。当它是在管道的轴线的正上方时，距离由下式给出，R是半径。当一个三角形，如图3所示，其表示如下：</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 xml:space="preserve">                 </w:t>
      </w:r>
      <w:r w:rsidRPr="00B70E6D">
        <w:rPr>
          <w:rFonts w:ascii="宋体" w:hAnsi="宋体" w:cs="宋体" w:hint="eastAsia"/>
          <w:sz w:val="24"/>
        </w:rPr>
        <w:object w:dxaOrig="3060" w:dyaOrig="380">
          <v:shape id="_x0000_i1178" type="#_x0000_t75" style="width:152.65pt;height:19pt;mso-position-horizontal-relative:page;mso-position-vertical-relative:page" o:ole="">
            <v:imagedata r:id="rId340" o:title=""/>
          </v:shape>
          <o:OLEObject Type="Embed" ProgID="Equation.3" ShapeID="_x0000_i1178" DrawAspect="Content" ObjectID="_1463350174" r:id="rId367">
            <o:FieldCodes>\* MERGEFORMAT</o:FieldCodes>
          </o:OLEObject>
        </w:object>
      </w:r>
      <w:r>
        <w:rPr>
          <w:rFonts w:ascii="宋体" w:hAnsi="宋体" w:cs="宋体" w:hint="eastAsia"/>
          <w:sz w:val="24"/>
        </w:rPr>
        <w:t xml:space="preserve">                 （3）</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lastRenderedPageBreak/>
        <w:t>其中Z0为深入到管道的顶部，是从管道的位置偏移的位置，并且R反射的表观深度是管道的半径。使用表达式（3）和v表示，其中v是介质的传播速度。</w:t>
      </w:r>
    </w:p>
    <w:p w:rsidR="007C5775" w:rsidRDefault="007C5775" w:rsidP="002744DC">
      <w:pPr>
        <w:tabs>
          <w:tab w:val="left" w:pos="2323"/>
        </w:tabs>
        <w:ind w:firstLineChars="200" w:firstLine="480"/>
        <w:jc w:val="left"/>
        <w:rPr>
          <w:sz w:val="24"/>
        </w:rPr>
      </w:pPr>
      <w:r>
        <w:rPr>
          <w:rFonts w:hint="eastAsia"/>
          <w:sz w:val="24"/>
        </w:rPr>
        <w:t xml:space="preserve">            </w:t>
      </w:r>
      <w:r w:rsidRPr="00B70E6D">
        <w:rPr>
          <w:rFonts w:hint="eastAsia"/>
          <w:position w:val="-34"/>
          <w:sz w:val="24"/>
        </w:rPr>
        <w:object w:dxaOrig="3440" w:dyaOrig="800">
          <v:shape id="_x0000_i1179" type="#_x0000_t75" style="width:171.65pt;height:40.3pt;mso-position-horizontal-relative:page;mso-position-vertical-relative:page" o:ole="">
            <v:imagedata r:id="rId353" o:title=""/>
          </v:shape>
          <o:OLEObject Type="Embed" ProgID="Equation.3" ShapeID="_x0000_i1179" DrawAspect="Content" ObjectID="_1463350175" r:id="rId368">
            <o:FieldCodes>\* MERGEFORMAT</o:FieldCodes>
          </o:OLEObject>
        </w:object>
      </w:r>
      <w:r>
        <w:rPr>
          <w:rFonts w:hint="eastAsia"/>
          <w:sz w:val="24"/>
        </w:rPr>
        <w:t xml:space="preserve">                     (4)</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每对原始数据，从有限的R满足表达的双曲线反射提取（4）。因此，有多于两对的原始数据来求解方程。</w:t>
      </w:r>
    </w:p>
    <w:p w:rsidR="007C5775" w:rsidRDefault="007C5775" w:rsidP="002744DC">
      <w:pPr>
        <w:spacing w:line="400" w:lineRule="exact"/>
        <w:ind w:firstLineChars="200" w:firstLine="480"/>
        <w:rPr>
          <w:rFonts w:ascii="宋体" w:hAnsi="宋体" w:cs="宋体"/>
          <w:sz w:val="24"/>
        </w:rPr>
      </w:pPr>
    </w:p>
    <w:p w:rsidR="007C5775" w:rsidRDefault="007C5775">
      <w:pPr>
        <w:tabs>
          <w:tab w:val="left" w:pos="2323"/>
        </w:tabs>
        <w:jc w:val="center"/>
        <w:rPr>
          <w:rFonts w:ascii="宋体" w:hAnsi="宋体" w:cs="宋体"/>
          <w:sz w:val="24"/>
        </w:rPr>
      </w:pPr>
      <w:r>
        <w:rPr>
          <w:rFonts w:ascii="宋体" w:hAnsi="宋体" w:cs="宋体" w:hint="eastAsia"/>
          <w:sz w:val="24"/>
        </w:rPr>
        <w:t>4   测量数据处理</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一般来说，大多数发表的探地雷达数据进行了处理，并由A扫描，B扫描和C扫任一描形式呈现。该过程应用到每个数据格式大致可分类如下：</w:t>
      </w:r>
    </w:p>
    <w:p w:rsidR="007C5775" w:rsidRDefault="00E0132A" w:rsidP="002744DC">
      <w:pPr>
        <w:tabs>
          <w:tab w:val="left" w:pos="2323"/>
        </w:tabs>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29568" behindDoc="0" locked="0" layoutInCell="1" allowOverlap="1">
            <wp:simplePos x="0" y="0"/>
            <wp:positionH relativeFrom="column">
              <wp:posOffset>581025</wp:posOffset>
            </wp:positionH>
            <wp:positionV relativeFrom="paragraph">
              <wp:posOffset>108585</wp:posOffset>
            </wp:positionV>
            <wp:extent cx="4066540" cy="1847850"/>
            <wp:effectExtent l="19050" t="0" r="0" b="0"/>
            <wp:wrapNone/>
            <wp:docPr id="57" name="图片 57" descr="2014-05-11_103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014-05-11_103709"/>
                    <pic:cNvPicPr>
                      <a:picLocks noChangeAspect="1" noChangeArrowheads="1"/>
                    </pic:cNvPicPr>
                  </pic:nvPicPr>
                  <pic:blipFill>
                    <a:blip r:embed="rId358"/>
                    <a:srcRect/>
                    <a:stretch>
                      <a:fillRect/>
                    </a:stretch>
                  </pic:blipFill>
                  <pic:spPr bwMode="auto">
                    <a:xfrm>
                      <a:off x="0" y="0"/>
                      <a:ext cx="4066540" cy="1847850"/>
                    </a:xfrm>
                    <a:prstGeom prst="rect">
                      <a:avLst/>
                    </a:prstGeom>
                    <a:noFill/>
                    <a:ln w="9525">
                      <a:noFill/>
                      <a:miter lim="800000"/>
                      <a:headEnd/>
                      <a:tailEnd/>
                    </a:ln>
                  </pic:spPr>
                </pic:pic>
              </a:graphicData>
            </a:graphic>
          </wp:anchor>
        </w:drawing>
      </w:r>
    </w:p>
    <w:p w:rsidR="007C5775" w:rsidRDefault="007C5775" w:rsidP="002744DC">
      <w:pPr>
        <w:tabs>
          <w:tab w:val="left" w:pos="2323"/>
        </w:tabs>
        <w:ind w:firstLineChars="200" w:firstLine="480"/>
        <w:jc w:val="left"/>
        <w:rPr>
          <w:rFonts w:ascii="宋体" w:hAnsi="宋体" w:cs="宋体"/>
          <w:sz w:val="24"/>
        </w:rPr>
      </w:pPr>
    </w:p>
    <w:p w:rsidR="007C5775" w:rsidRDefault="007C5775">
      <w:pPr>
        <w:tabs>
          <w:tab w:val="left" w:pos="1108"/>
        </w:tabs>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jc w:val="right"/>
        <w:rPr>
          <w:rFonts w:ascii="宋体" w:hAnsi="宋体" w:cs="宋体"/>
          <w:sz w:val="24"/>
        </w:rPr>
      </w:pPr>
    </w:p>
    <w:p w:rsidR="007C5775" w:rsidRDefault="007C5775">
      <w:pPr>
        <w:jc w:val="center"/>
        <w:rPr>
          <w:rFonts w:ascii="宋体" w:hAnsi="宋体" w:cs="宋体"/>
          <w:szCs w:val="21"/>
        </w:rPr>
      </w:pPr>
      <w:r>
        <w:rPr>
          <w:rFonts w:ascii="宋体" w:hAnsi="宋体" w:cs="宋体" w:hint="eastAsia"/>
          <w:szCs w:val="21"/>
        </w:rPr>
        <w:t>图4  坐标系统扫描描述</w:t>
      </w:r>
    </w:p>
    <w:p w:rsidR="007C5775" w:rsidRDefault="007C5775">
      <w:pPr>
        <w:jc w:val="center"/>
        <w:rPr>
          <w:rFonts w:ascii="宋体" w:hAnsi="宋体" w:cs="宋体"/>
          <w:sz w:val="24"/>
        </w:rPr>
      </w:pP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 xml:space="preserve">（a）A扫描处理。 </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 xml:space="preserve">（b）B扫描处理。注意，这个尺寸可以被认为是可互换的，即，相同的处理可以是用于XZ，XY或YZ平面。 </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（c）C扫描处理。注意，空间的三维数据可以表示被用来作为重建三维图像。</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通过探地雷达野外工作收集的原始数据，应经过数据处理得到可衡量的图像。原始数据包含有用的信息和各种噪声。在某些情况下，有用的信息可能会被噪声隐藏。数据处理的目的是为了抑制噪声，提高信号和改善信号噪声比（SNR），以便从数据中提取速度，幅度，频率，相位等信息。探地雷达</w:t>
      </w:r>
      <w:r>
        <w:rPr>
          <w:rFonts w:ascii="宋体" w:hAnsi="宋体" w:cs="宋体" w:hint="eastAsia"/>
          <w:sz w:val="24"/>
        </w:rPr>
        <w:lastRenderedPageBreak/>
        <w:t xml:space="preserve">处理数据的流程图 </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如图5所示</w:t>
      </w:r>
    </w:p>
    <w:p w:rsidR="007C5775" w:rsidRDefault="007C5775">
      <w:pPr>
        <w:rPr>
          <w:rFonts w:ascii="宋体" w:hAnsi="宋体" w:cs="宋体"/>
          <w:sz w:val="24"/>
        </w:rPr>
      </w:pPr>
    </w:p>
    <w:p w:rsidR="007C5775" w:rsidRDefault="00E0132A">
      <w:pPr>
        <w:rPr>
          <w:rFonts w:ascii="宋体" w:hAnsi="宋体" w:cs="宋体"/>
          <w:sz w:val="24"/>
        </w:rPr>
      </w:pPr>
      <w:r>
        <w:rPr>
          <w:rFonts w:ascii="宋体" w:hAnsi="宋体" w:cs="宋体" w:hint="eastAsia"/>
          <w:noProof/>
          <w:sz w:val="24"/>
        </w:rPr>
        <w:drawing>
          <wp:anchor distT="0" distB="0" distL="114300" distR="114300" simplePos="0" relativeHeight="251630592" behindDoc="0" locked="0" layoutInCell="1" allowOverlap="1">
            <wp:simplePos x="0" y="0"/>
            <wp:positionH relativeFrom="column">
              <wp:posOffset>1047750</wp:posOffset>
            </wp:positionH>
            <wp:positionV relativeFrom="paragraph">
              <wp:posOffset>52070</wp:posOffset>
            </wp:positionV>
            <wp:extent cx="3171190" cy="1266825"/>
            <wp:effectExtent l="19050" t="0" r="0" b="0"/>
            <wp:wrapNone/>
            <wp:docPr id="58" name="图片 58" descr="2014-05-11_104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014-05-11_104720"/>
                    <pic:cNvPicPr>
                      <a:picLocks noChangeAspect="1" noChangeArrowheads="1"/>
                    </pic:cNvPicPr>
                  </pic:nvPicPr>
                  <pic:blipFill>
                    <a:blip r:embed="rId359"/>
                    <a:srcRect/>
                    <a:stretch>
                      <a:fillRect/>
                    </a:stretch>
                  </pic:blipFill>
                  <pic:spPr bwMode="auto">
                    <a:xfrm>
                      <a:off x="0" y="0"/>
                      <a:ext cx="3171190" cy="1266825"/>
                    </a:xfrm>
                    <a:prstGeom prst="rect">
                      <a:avLst/>
                    </a:prstGeom>
                    <a:noFill/>
                    <a:ln w="9525">
                      <a:noFill/>
                      <a:miter lim="800000"/>
                      <a:headEnd/>
                      <a:tailEnd/>
                    </a:ln>
                  </pic:spPr>
                </pic:pic>
              </a:graphicData>
            </a:graphic>
          </wp:anchor>
        </w:drawing>
      </w: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tabs>
          <w:tab w:val="left" w:pos="1423"/>
        </w:tabs>
        <w:jc w:val="center"/>
        <w:rPr>
          <w:rFonts w:ascii="宋体" w:hAnsi="宋体" w:cs="宋体"/>
          <w:szCs w:val="21"/>
        </w:rPr>
      </w:pPr>
    </w:p>
    <w:p w:rsidR="007C5775" w:rsidRDefault="007C5775">
      <w:pPr>
        <w:tabs>
          <w:tab w:val="left" w:pos="1423"/>
        </w:tabs>
        <w:jc w:val="center"/>
        <w:rPr>
          <w:rFonts w:ascii="宋体" w:hAnsi="宋体" w:cs="宋体"/>
          <w:szCs w:val="21"/>
        </w:rPr>
      </w:pPr>
    </w:p>
    <w:p w:rsidR="007C5775" w:rsidRDefault="007C5775">
      <w:pPr>
        <w:tabs>
          <w:tab w:val="left" w:pos="1423"/>
        </w:tabs>
        <w:jc w:val="center"/>
        <w:rPr>
          <w:rFonts w:ascii="宋体" w:hAnsi="宋体" w:cs="宋体"/>
          <w:szCs w:val="21"/>
        </w:rPr>
      </w:pPr>
      <w:r>
        <w:rPr>
          <w:rFonts w:ascii="宋体" w:hAnsi="宋体" w:cs="宋体" w:hint="eastAsia"/>
          <w:szCs w:val="21"/>
        </w:rPr>
        <w:t>图5  GPR数据处理的流程图。</w:t>
      </w:r>
    </w:p>
    <w:p w:rsidR="007C5775" w:rsidRDefault="007C5775">
      <w:pPr>
        <w:ind w:firstLine="253"/>
        <w:rPr>
          <w:rFonts w:ascii="宋体" w:hAnsi="宋体" w:cs="宋体"/>
          <w:sz w:val="24"/>
        </w:rPr>
      </w:pPr>
      <w:r>
        <w:rPr>
          <w:rFonts w:ascii="宋体" w:hAnsi="宋体" w:cs="宋体" w:hint="eastAsia"/>
          <w:sz w:val="24"/>
        </w:rPr>
        <w:t xml:space="preserve">  </w:t>
      </w:r>
    </w:p>
    <w:p w:rsidR="007C5775" w:rsidRDefault="007C5775" w:rsidP="002744DC">
      <w:pPr>
        <w:spacing w:line="400" w:lineRule="exact"/>
        <w:ind w:firstLineChars="200" w:firstLine="480"/>
        <w:rPr>
          <w:rFonts w:ascii="宋体" w:hAnsi="宋体" w:cs="宋体"/>
          <w:sz w:val="24"/>
        </w:rPr>
      </w:pPr>
      <w:r>
        <w:rPr>
          <w:rFonts w:ascii="宋体" w:hAnsi="宋体" w:cs="宋体"/>
          <w:sz w:val="24"/>
        </w:rPr>
        <w:t>为了消除探地雷达测量数据的干扰信号</w:t>
      </w:r>
      <w:r>
        <w:rPr>
          <w:rFonts w:ascii="宋体" w:hAnsi="宋体" w:cs="宋体" w:hint="eastAsia"/>
          <w:sz w:val="24"/>
        </w:rPr>
        <w:t>，</w:t>
      </w:r>
      <w:r>
        <w:rPr>
          <w:rFonts w:ascii="宋体" w:hAnsi="宋体" w:cs="宋体"/>
          <w:sz w:val="24"/>
        </w:rPr>
        <w:t>适当的数字滤波方法应该在数据处理</w:t>
      </w:r>
      <w:r>
        <w:rPr>
          <w:rFonts w:ascii="宋体" w:hAnsi="宋体" w:cs="宋体" w:hint="eastAsia"/>
          <w:sz w:val="24"/>
        </w:rPr>
        <w:t>中应用。根据测试结果，噪声分量的频谱是在低频率和高频率分量。因此，带通滤波器应该被用来滤除数据处理中的噪声。非线性滤波方法也被用来强调管道的雷达反射。</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我们采集和处理并行二维探地雷达的剖面数据。</w:t>
      </w:r>
      <w:r>
        <w:rPr>
          <w:rFonts w:ascii="宋体" w:hAnsi="宋体" w:cs="宋体"/>
          <w:sz w:val="24"/>
        </w:rPr>
        <w:t>他们被显示为灰度</w:t>
      </w:r>
      <w:r>
        <w:rPr>
          <w:rFonts w:ascii="宋体" w:hAnsi="宋体" w:cs="宋体" w:hint="eastAsia"/>
          <w:sz w:val="24"/>
        </w:rPr>
        <w:t>扫描，以说明应用各种算法对两条管道的雷达图像影响的效果。</w:t>
      </w:r>
      <w:r>
        <w:rPr>
          <w:rFonts w:ascii="宋体" w:hAnsi="宋体" w:cs="宋体"/>
          <w:sz w:val="24"/>
        </w:rPr>
        <w:t>我们在图6中显示的数据线。</w:t>
      </w:r>
      <w:r>
        <w:rPr>
          <w:rFonts w:ascii="宋体" w:hAnsi="宋体" w:cs="宋体" w:hint="eastAsia"/>
          <w:sz w:val="24"/>
        </w:rPr>
        <w:t>左垂直轴是由速度计算的深度信息。横坐标记录沿测线雷达天线的位置。从雷达图像可以清楚地确定了明确的双曲事件是存在关联的金属管。在该勘测线的范围内，这两个管道的深度是平均0.45米。</w:t>
      </w:r>
    </w:p>
    <w:p w:rsidR="007C5775" w:rsidRDefault="00E0132A" w:rsidP="002744DC">
      <w:pPr>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31616" behindDoc="0" locked="0" layoutInCell="1" allowOverlap="1">
            <wp:simplePos x="0" y="0"/>
            <wp:positionH relativeFrom="column">
              <wp:posOffset>1190625</wp:posOffset>
            </wp:positionH>
            <wp:positionV relativeFrom="paragraph">
              <wp:posOffset>61595</wp:posOffset>
            </wp:positionV>
            <wp:extent cx="2904490" cy="2286000"/>
            <wp:effectExtent l="19050" t="0" r="0" b="0"/>
            <wp:wrapNone/>
            <wp:docPr id="59" name="图片 59" descr="2014-05-11_105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2014-05-11_105230"/>
                    <pic:cNvPicPr>
                      <a:picLocks noChangeAspect="1" noChangeArrowheads="1"/>
                    </pic:cNvPicPr>
                  </pic:nvPicPr>
                  <pic:blipFill>
                    <a:blip r:embed="rId360"/>
                    <a:srcRect/>
                    <a:stretch>
                      <a:fillRect/>
                    </a:stretch>
                  </pic:blipFill>
                  <pic:spPr bwMode="auto">
                    <a:xfrm>
                      <a:off x="0" y="0"/>
                      <a:ext cx="2904490" cy="2286000"/>
                    </a:xfrm>
                    <a:prstGeom prst="rect">
                      <a:avLst/>
                    </a:prstGeom>
                    <a:noFill/>
                    <a:ln w="9525">
                      <a:noFill/>
                      <a:miter lim="800000"/>
                      <a:headEnd/>
                      <a:tailEnd/>
                    </a:ln>
                  </pic:spPr>
                </pic:pic>
              </a:graphicData>
            </a:graphic>
          </wp:anchor>
        </w:drawing>
      </w:r>
    </w:p>
    <w:p w:rsidR="007C5775" w:rsidRDefault="007C5775" w:rsidP="002744DC">
      <w:pPr>
        <w:ind w:firstLineChars="200" w:firstLine="480"/>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jc w:val="center"/>
        <w:rPr>
          <w:rFonts w:ascii="宋体" w:hAnsi="宋体" w:cs="宋体"/>
          <w:szCs w:val="21"/>
        </w:rPr>
      </w:pPr>
      <w:r>
        <w:rPr>
          <w:rFonts w:ascii="宋体" w:hAnsi="宋体" w:cs="宋体" w:hint="eastAsia"/>
          <w:szCs w:val="21"/>
        </w:rPr>
        <w:t>图6  雷达截面与双曲线的峰值显著</w:t>
      </w:r>
    </w:p>
    <w:p w:rsidR="007C5775" w:rsidRDefault="00E0132A">
      <w:pPr>
        <w:rPr>
          <w:rFonts w:ascii="宋体" w:hAnsi="宋体" w:cs="宋体"/>
          <w:sz w:val="24"/>
        </w:rPr>
      </w:pPr>
      <w:r>
        <w:rPr>
          <w:rFonts w:ascii="宋体" w:hAnsi="宋体" w:cs="宋体" w:hint="eastAsia"/>
          <w:noProof/>
          <w:sz w:val="24"/>
        </w:rPr>
        <w:drawing>
          <wp:anchor distT="0" distB="0" distL="114300" distR="114300" simplePos="0" relativeHeight="251632640" behindDoc="0" locked="0" layoutInCell="1" allowOverlap="1">
            <wp:simplePos x="0" y="0"/>
            <wp:positionH relativeFrom="column">
              <wp:posOffset>1360170</wp:posOffset>
            </wp:positionH>
            <wp:positionV relativeFrom="paragraph">
              <wp:posOffset>113030</wp:posOffset>
            </wp:positionV>
            <wp:extent cx="2752090" cy="1971675"/>
            <wp:effectExtent l="19050" t="0" r="0" b="0"/>
            <wp:wrapNone/>
            <wp:docPr id="60" name="图片 60" descr="2014-05-11_10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2014-05-11_105333"/>
                    <pic:cNvPicPr>
                      <a:picLocks noChangeAspect="1" noChangeArrowheads="1"/>
                    </pic:cNvPicPr>
                  </pic:nvPicPr>
                  <pic:blipFill>
                    <a:blip r:embed="rId361"/>
                    <a:srcRect/>
                    <a:stretch>
                      <a:fillRect/>
                    </a:stretch>
                  </pic:blipFill>
                  <pic:spPr bwMode="auto">
                    <a:xfrm>
                      <a:off x="0" y="0"/>
                      <a:ext cx="2752090" cy="1971675"/>
                    </a:xfrm>
                    <a:prstGeom prst="rect">
                      <a:avLst/>
                    </a:prstGeom>
                    <a:noFill/>
                    <a:ln w="9525">
                      <a:noFill/>
                      <a:miter lim="800000"/>
                      <a:headEnd/>
                      <a:tailEnd/>
                    </a:ln>
                  </pic:spPr>
                </pic:pic>
              </a:graphicData>
            </a:graphic>
          </wp:anchor>
        </w:drawing>
      </w: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tabs>
          <w:tab w:val="left" w:pos="763"/>
        </w:tabs>
        <w:jc w:val="left"/>
        <w:rPr>
          <w:rFonts w:ascii="宋体" w:hAnsi="宋体" w:cs="宋体"/>
          <w:sz w:val="24"/>
        </w:rPr>
      </w:pPr>
      <w:r>
        <w:rPr>
          <w:rFonts w:ascii="宋体" w:hAnsi="宋体" w:cs="宋体" w:hint="eastAsia"/>
          <w:sz w:val="24"/>
        </w:rPr>
        <w:tab/>
      </w:r>
    </w:p>
    <w:p w:rsidR="007C5775" w:rsidRDefault="007C5775">
      <w:pPr>
        <w:tabs>
          <w:tab w:val="left" w:pos="763"/>
        </w:tabs>
        <w:jc w:val="left"/>
        <w:rPr>
          <w:rFonts w:ascii="宋体" w:hAnsi="宋体" w:cs="宋体"/>
          <w:sz w:val="24"/>
        </w:rPr>
      </w:pPr>
    </w:p>
    <w:p w:rsidR="007C5775" w:rsidRDefault="007C5775">
      <w:pPr>
        <w:tabs>
          <w:tab w:val="left" w:pos="763"/>
        </w:tabs>
        <w:jc w:val="left"/>
        <w:rPr>
          <w:rFonts w:ascii="宋体" w:hAnsi="宋体" w:cs="宋体"/>
          <w:sz w:val="24"/>
        </w:rPr>
      </w:pPr>
    </w:p>
    <w:p w:rsidR="007C5775" w:rsidRDefault="007C5775">
      <w:pPr>
        <w:tabs>
          <w:tab w:val="left" w:pos="763"/>
        </w:tabs>
        <w:jc w:val="left"/>
        <w:rPr>
          <w:rFonts w:ascii="宋体" w:hAnsi="宋体" w:cs="宋体"/>
          <w:sz w:val="24"/>
        </w:rPr>
      </w:pPr>
    </w:p>
    <w:p w:rsidR="007C5775" w:rsidRDefault="007C5775">
      <w:pPr>
        <w:tabs>
          <w:tab w:val="left" w:pos="763"/>
        </w:tabs>
        <w:jc w:val="left"/>
        <w:rPr>
          <w:rFonts w:ascii="宋体" w:hAnsi="宋体" w:cs="宋体"/>
          <w:sz w:val="24"/>
        </w:rPr>
      </w:pPr>
    </w:p>
    <w:p w:rsidR="007C5775" w:rsidRDefault="007C5775">
      <w:pPr>
        <w:tabs>
          <w:tab w:val="left" w:pos="763"/>
        </w:tabs>
        <w:jc w:val="left"/>
        <w:rPr>
          <w:rFonts w:ascii="宋体" w:hAnsi="宋体" w:cs="宋体"/>
          <w:sz w:val="24"/>
        </w:rPr>
      </w:pPr>
    </w:p>
    <w:p w:rsidR="007C5775" w:rsidRDefault="007C5775">
      <w:pPr>
        <w:tabs>
          <w:tab w:val="left" w:pos="763"/>
        </w:tabs>
        <w:jc w:val="center"/>
        <w:rPr>
          <w:rFonts w:ascii="宋体" w:hAnsi="宋体" w:cs="宋体"/>
          <w:szCs w:val="21"/>
        </w:rPr>
      </w:pPr>
    </w:p>
    <w:p w:rsidR="007C5775" w:rsidRDefault="007C5775">
      <w:pPr>
        <w:tabs>
          <w:tab w:val="left" w:pos="763"/>
        </w:tabs>
        <w:jc w:val="center"/>
        <w:rPr>
          <w:rFonts w:ascii="宋体" w:hAnsi="宋体" w:cs="宋体"/>
          <w:szCs w:val="21"/>
        </w:rPr>
      </w:pPr>
      <w:r>
        <w:rPr>
          <w:rFonts w:ascii="宋体" w:hAnsi="宋体" w:cs="宋体" w:hint="eastAsia"/>
          <w:szCs w:val="21"/>
        </w:rPr>
        <w:t>图7  在两条管道的深度层次的图像效果条带</w:t>
      </w:r>
    </w:p>
    <w:p w:rsidR="007C5775" w:rsidRDefault="007C5775" w:rsidP="002744DC">
      <w:pPr>
        <w:tabs>
          <w:tab w:val="left" w:pos="763"/>
        </w:tabs>
        <w:ind w:firstLineChars="200" w:firstLine="480"/>
        <w:rPr>
          <w:rFonts w:ascii="宋体" w:hAnsi="宋体" w:cs="宋体"/>
          <w:sz w:val="24"/>
        </w:rPr>
      </w:pPr>
      <w:r>
        <w:rPr>
          <w:rFonts w:ascii="宋体" w:hAnsi="宋体" w:cs="宋体" w:hint="eastAsia"/>
          <w:sz w:val="24"/>
        </w:rPr>
        <w:t>在图7中我们采用标准Gazdag迁移，显示的图像效果的片段是在两管道的深度级别。</w:t>
      </w:r>
    </w:p>
    <w:p w:rsidR="007C5775" w:rsidRDefault="007C5775">
      <w:pPr>
        <w:tabs>
          <w:tab w:val="left" w:pos="763"/>
        </w:tabs>
        <w:jc w:val="left"/>
        <w:rPr>
          <w:rFonts w:ascii="宋体" w:hAnsi="宋体" w:cs="宋体"/>
          <w:sz w:val="24"/>
        </w:rPr>
      </w:pPr>
    </w:p>
    <w:p w:rsidR="007C5775" w:rsidRDefault="007C5775">
      <w:pPr>
        <w:tabs>
          <w:tab w:val="left" w:pos="763"/>
        </w:tabs>
        <w:jc w:val="center"/>
        <w:rPr>
          <w:rFonts w:ascii="宋体" w:hAnsi="宋体" w:cs="宋体"/>
          <w:sz w:val="24"/>
        </w:rPr>
      </w:pPr>
      <w:r>
        <w:rPr>
          <w:rFonts w:ascii="宋体" w:hAnsi="宋体" w:cs="宋体" w:hint="eastAsia"/>
          <w:sz w:val="24"/>
        </w:rPr>
        <w:t>5  管道的三维建模</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地下管线三维可视化，三维数据模型本质上是一种具体的表现形式，被称为三维建模或三维几何形状。</w:t>
      </w:r>
      <w:r>
        <w:rPr>
          <w:rFonts w:ascii="宋体" w:hAnsi="宋体" w:cs="宋体"/>
          <w:sz w:val="24"/>
        </w:rPr>
        <w:t>地下管道除选择适当的三维结构</w:t>
      </w:r>
      <w:r>
        <w:rPr>
          <w:rFonts w:ascii="宋体" w:hAnsi="宋体" w:cs="宋体" w:hint="eastAsia"/>
          <w:sz w:val="24"/>
        </w:rPr>
        <w:t>的</w:t>
      </w:r>
      <w:r>
        <w:rPr>
          <w:rFonts w:ascii="宋体" w:hAnsi="宋体" w:cs="宋体"/>
          <w:sz w:val="24"/>
        </w:rPr>
        <w:t>三维可视化和数据源的数据模型和数据提取，还必须选择合适的仿真三维物体模型的方法。</w:t>
      </w:r>
      <w:r>
        <w:rPr>
          <w:rFonts w:ascii="宋体" w:hAnsi="宋体" w:cs="宋体" w:hint="eastAsia"/>
          <w:sz w:val="24"/>
        </w:rPr>
        <w:t>这是三维建模。</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关键是要建模的特征点在空间坐标的三维建模。模型从根本上说是特征点的空间坐标，三维建模已经建立了一个坚实的数学模型。然而，三维物体，除了三维等高线图的水平投影的建模抽象为点，线，面，还必须是三维的处理。</w:t>
      </w:r>
      <w:r>
        <w:rPr>
          <w:rFonts w:ascii="宋体" w:hAnsi="宋体" w:cs="宋体"/>
          <w:sz w:val="24"/>
        </w:rPr>
        <w:t>三维物体的结构是由点，线，面，体和其他模型</w:t>
      </w:r>
      <w:r>
        <w:rPr>
          <w:rFonts w:ascii="宋体" w:hAnsi="宋体" w:cs="宋体" w:hint="eastAsia"/>
          <w:sz w:val="24"/>
        </w:rPr>
        <w:t>构成</w:t>
      </w:r>
      <w:r>
        <w:rPr>
          <w:rFonts w:ascii="宋体" w:hAnsi="宋体" w:cs="宋体"/>
          <w:sz w:val="24"/>
        </w:rPr>
        <w:t>。</w:t>
      </w:r>
    </w:p>
    <w:p w:rsidR="007C5775" w:rsidRDefault="007C5775" w:rsidP="002744DC">
      <w:pPr>
        <w:spacing w:line="400" w:lineRule="exact"/>
        <w:ind w:firstLineChars="200" w:firstLine="480"/>
        <w:rPr>
          <w:rFonts w:ascii="宋体" w:hAnsi="宋体" w:cs="宋体"/>
          <w:sz w:val="24"/>
        </w:rPr>
      </w:pPr>
      <w:r>
        <w:rPr>
          <w:rFonts w:ascii="宋体" w:hAnsi="宋体" w:cs="宋体"/>
          <w:sz w:val="24"/>
        </w:rPr>
        <w:t>管道的一般三维建模方法是管道的多边形</w:t>
      </w:r>
      <w:r>
        <w:rPr>
          <w:rFonts w:ascii="宋体" w:hAnsi="宋体" w:cs="宋体" w:hint="eastAsia"/>
          <w:sz w:val="24"/>
        </w:rPr>
        <w:t>逼近。管道计算涉及每个顶点的开始，表面差分处理管道，在管道的顺利收敛过程中，管段连接（控制点的辅助模型）和其他部件。分别如下图：</w:t>
      </w:r>
    </w:p>
    <w:p w:rsidR="007C5775" w:rsidRDefault="00E0132A" w:rsidP="002744DC">
      <w:pPr>
        <w:tabs>
          <w:tab w:val="left" w:pos="763"/>
        </w:tabs>
        <w:ind w:firstLineChars="200" w:firstLine="480"/>
        <w:rPr>
          <w:rFonts w:ascii="宋体" w:hAnsi="宋体" w:cs="宋体"/>
          <w:sz w:val="24"/>
        </w:rPr>
      </w:pPr>
      <w:r>
        <w:rPr>
          <w:rFonts w:ascii="宋体" w:hAnsi="宋体" w:cs="宋体" w:hint="eastAsia"/>
          <w:noProof/>
          <w:sz w:val="24"/>
        </w:rPr>
        <w:drawing>
          <wp:anchor distT="0" distB="0" distL="114300" distR="114300" simplePos="0" relativeHeight="251633664" behindDoc="0" locked="0" layoutInCell="1" allowOverlap="1">
            <wp:simplePos x="0" y="0"/>
            <wp:positionH relativeFrom="column">
              <wp:posOffset>1330325</wp:posOffset>
            </wp:positionH>
            <wp:positionV relativeFrom="paragraph">
              <wp:posOffset>21590</wp:posOffset>
            </wp:positionV>
            <wp:extent cx="2618740" cy="1609725"/>
            <wp:effectExtent l="19050" t="0" r="0" b="0"/>
            <wp:wrapNone/>
            <wp:docPr id="61" name="图片 61" descr="2014-05-11_10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2014-05-11_105944"/>
                    <pic:cNvPicPr>
                      <a:picLocks noChangeAspect="1" noChangeArrowheads="1"/>
                    </pic:cNvPicPr>
                  </pic:nvPicPr>
                  <pic:blipFill>
                    <a:blip r:embed="rId362"/>
                    <a:srcRect/>
                    <a:stretch>
                      <a:fillRect/>
                    </a:stretch>
                  </pic:blipFill>
                  <pic:spPr bwMode="auto">
                    <a:xfrm>
                      <a:off x="0" y="0"/>
                      <a:ext cx="2618740" cy="1609725"/>
                    </a:xfrm>
                    <a:prstGeom prst="rect">
                      <a:avLst/>
                    </a:prstGeom>
                    <a:noFill/>
                    <a:ln w="9525">
                      <a:noFill/>
                      <a:miter lim="800000"/>
                      <a:headEnd/>
                      <a:tailEnd/>
                    </a:ln>
                  </pic:spPr>
                </pic:pic>
              </a:graphicData>
            </a:graphic>
          </wp:anchor>
        </w:drawing>
      </w: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 w:val="24"/>
        </w:rPr>
      </w:pPr>
    </w:p>
    <w:p w:rsidR="007C5775" w:rsidRDefault="007C5775">
      <w:pPr>
        <w:rPr>
          <w:rFonts w:ascii="宋体" w:hAnsi="宋体" w:cs="宋体"/>
          <w:szCs w:val="21"/>
        </w:rPr>
      </w:pPr>
    </w:p>
    <w:p w:rsidR="007C5775" w:rsidRDefault="00E0132A">
      <w:pPr>
        <w:jc w:val="center"/>
        <w:rPr>
          <w:rFonts w:ascii="宋体" w:hAnsi="宋体" w:cs="宋体"/>
          <w:szCs w:val="21"/>
        </w:rPr>
      </w:pPr>
      <w:r>
        <w:rPr>
          <w:rFonts w:ascii="宋体" w:hAnsi="宋体" w:cs="宋体" w:hint="eastAsia"/>
          <w:noProof/>
          <w:sz w:val="24"/>
        </w:rPr>
        <w:lastRenderedPageBreak/>
        <w:drawing>
          <wp:anchor distT="0" distB="0" distL="114300" distR="114300" simplePos="0" relativeHeight="251634688" behindDoc="0" locked="0" layoutInCell="1" allowOverlap="1">
            <wp:simplePos x="0" y="0"/>
            <wp:positionH relativeFrom="column">
              <wp:posOffset>1238250</wp:posOffset>
            </wp:positionH>
            <wp:positionV relativeFrom="paragraph">
              <wp:posOffset>154940</wp:posOffset>
            </wp:positionV>
            <wp:extent cx="2704465" cy="2143125"/>
            <wp:effectExtent l="19050" t="0" r="635" b="0"/>
            <wp:wrapNone/>
            <wp:docPr id="62" name="图片 62" descr="2014-05-11_11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2014-05-11_110105"/>
                    <pic:cNvPicPr>
                      <a:picLocks noChangeAspect="1" noChangeArrowheads="1"/>
                    </pic:cNvPicPr>
                  </pic:nvPicPr>
                  <pic:blipFill>
                    <a:blip r:embed="rId363"/>
                    <a:srcRect/>
                    <a:stretch>
                      <a:fillRect/>
                    </a:stretch>
                  </pic:blipFill>
                  <pic:spPr bwMode="auto">
                    <a:xfrm>
                      <a:off x="0" y="0"/>
                      <a:ext cx="2704465" cy="2143125"/>
                    </a:xfrm>
                    <a:prstGeom prst="rect">
                      <a:avLst/>
                    </a:prstGeom>
                    <a:noFill/>
                    <a:ln w="9525">
                      <a:noFill/>
                      <a:miter lim="800000"/>
                      <a:headEnd/>
                      <a:tailEnd/>
                    </a:ln>
                  </pic:spPr>
                </pic:pic>
              </a:graphicData>
            </a:graphic>
          </wp:anchor>
        </w:drawing>
      </w:r>
      <w:r w:rsidR="007C5775">
        <w:rPr>
          <w:rFonts w:ascii="宋体" w:hAnsi="宋体" w:cs="宋体" w:hint="eastAsia"/>
          <w:szCs w:val="21"/>
        </w:rPr>
        <w:t>图8   三维管线大约的数字</w:t>
      </w: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center"/>
        <w:rPr>
          <w:rFonts w:ascii="宋体" w:hAnsi="宋体" w:cs="宋体"/>
          <w:sz w:val="24"/>
        </w:rPr>
      </w:pPr>
    </w:p>
    <w:p w:rsidR="007C5775" w:rsidRDefault="007C5775">
      <w:pPr>
        <w:tabs>
          <w:tab w:val="left" w:pos="6763"/>
        </w:tabs>
        <w:jc w:val="center"/>
        <w:rPr>
          <w:rFonts w:ascii="宋体" w:hAnsi="宋体" w:cs="宋体"/>
          <w:sz w:val="24"/>
        </w:rPr>
      </w:pPr>
    </w:p>
    <w:p w:rsidR="007C5775" w:rsidRDefault="007C5775">
      <w:pPr>
        <w:tabs>
          <w:tab w:val="left" w:pos="2623"/>
          <w:tab w:val="center" w:pos="4213"/>
          <w:tab w:val="left" w:pos="6763"/>
        </w:tabs>
        <w:jc w:val="left"/>
        <w:rPr>
          <w:rFonts w:ascii="宋体" w:hAnsi="宋体" w:cs="宋体"/>
          <w:szCs w:val="21"/>
        </w:rPr>
      </w:pPr>
    </w:p>
    <w:p w:rsidR="007C5775" w:rsidRDefault="007C5775">
      <w:pPr>
        <w:tabs>
          <w:tab w:val="left" w:pos="2623"/>
          <w:tab w:val="center" w:pos="4213"/>
          <w:tab w:val="left" w:pos="6763"/>
        </w:tabs>
        <w:rPr>
          <w:rFonts w:ascii="宋体" w:hAnsi="宋体" w:cs="宋体"/>
          <w:szCs w:val="21"/>
        </w:rPr>
      </w:pPr>
      <w:r>
        <w:rPr>
          <w:rFonts w:ascii="宋体" w:hAnsi="宋体" w:cs="宋体" w:hint="eastAsia"/>
          <w:szCs w:val="21"/>
        </w:rPr>
        <w:tab/>
      </w:r>
    </w:p>
    <w:p w:rsidR="007C5775" w:rsidRDefault="007C5775">
      <w:pPr>
        <w:tabs>
          <w:tab w:val="left" w:pos="2623"/>
          <w:tab w:val="center" w:pos="4213"/>
          <w:tab w:val="left" w:pos="6763"/>
        </w:tabs>
        <w:rPr>
          <w:rFonts w:ascii="宋体" w:hAnsi="宋体" w:cs="宋体"/>
          <w:szCs w:val="21"/>
        </w:rPr>
      </w:pPr>
    </w:p>
    <w:p w:rsidR="007C5775" w:rsidRDefault="007C5775">
      <w:pPr>
        <w:tabs>
          <w:tab w:val="left" w:pos="2623"/>
          <w:tab w:val="center" w:pos="4213"/>
          <w:tab w:val="left" w:pos="6763"/>
        </w:tabs>
        <w:jc w:val="center"/>
        <w:rPr>
          <w:rFonts w:ascii="宋体" w:hAnsi="宋体" w:cs="宋体"/>
          <w:szCs w:val="21"/>
        </w:rPr>
      </w:pPr>
      <w:r>
        <w:rPr>
          <w:rFonts w:ascii="宋体" w:hAnsi="宋体" w:cs="宋体" w:hint="eastAsia"/>
          <w:szCs w:val="21"/>
        </w:rPr>
        <w:t xml:space="preserve"> 图9  平滑处理的加盟</w:t>
      </w:r>
    </w:p>
    <w:p w:rsidR="007C5775" w:rsidRDefault="007C5775">
      <w:pPr>
        <w:tabs>
          <w:tab w:val="left" w:pos="6763"/>
        </w:tabs>
        <w:jc w:val="center"/>
        <w:rPr>
          <w:rFonts w:ascii="宋体" w:hAnsi="宋体" w:cs="宋体"/>
          <w:sz w:val="24"/>
        </w:rPr>
      </w:pPr>
    </w:p>
    <w:p w:rsidR="007C5775" w:rsidRDefault="00E0132A">
      <w:pPr>
        <w:tabs>
          <w:tab w:val="left" w:pos="6763"/>
        </w:tabs>
        <w:jc w:val="left"/>
        <w:rPr>
          <w:rFonts w:ascii="宋体" w:hAnsi="宋体" w:cs="宋体"/>
          <w:sz w:val="24"/>
        </w:rPr>
      </w:pPr>
      <w:r>
        <w:rPr>
          <w:rFonts w:ascii="宋体" w:hAnsi="宋体" w:cs="宋体" w:hint="eastAsia"/>
          <w:noProof/>
          <w:sz w:val="24"/>
        </w:rPr>
        <w:drawing>
          <wp:anchor distT="0" distB="0" distL="114300" distR="114300" simplePos="0" relativeHeight="251635712" behindDoc="0" locked="0" layoutInCell="1" allowOverlap="1">
            <wp:simplePos x="0" y="0"/>
            <wp:positionH relativeFrom="column">
              <wp:posOffset>1419225</wp:posOffset>
            </wp:positionH>
            <wp:positionV relativeFrom="paragraph">
              <wp:posOffset>45720</wp:posOffset>
            </wp:positionV>
            <wp:extent cx="2618740" cy="2019300"/>
            <wp:effectExtent l="19050" t="0" r="0" b="0"/>
            <wp:wrapNone/>
            <wp:docPr id="63" name="图片 63" descr="2014-05-11_110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14-05-11_110123"/>
                    <pic:cNvPicPr>
                      <a:picLocks noChangeAspect="1" noChangeArrowheads="1"/>
                    </pic:cNvPicPr>
                  </pic:nvPicPr>
                  <pic:blipFill>
                    <a:blip r:embed="rId364"/>
                    <a:srcRect/>
                    <a:stretch>
                      <a:fillRect/>
                    </a:stretch>
                  </pic:blipFill>
                  <pic:spPr bwMode="auto">
                    <a:xfrm>
                      <a:off x="0" y="0"/>
                      <a:ext cx="2618740" cy="2019300"/>
                    </a:xfrm>
                    <a:prstGeom prst="rect">
                      <a:avLst/>
                    </a:prstGeom>
                    <a:noFill/>
                    <a:ln w="9525">
                      <a:noFill/>
                      <a:miter lim="800000"/>
                      <a:headEnd/>
                      <a:tailEnd/>
                    </a:ln>
                  </pic:spPr>
                </pic:pic>
              </a:graphicData>
            </a:graphic>
          </wp:anchor>
        </w:drawing>
      </w: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left"/>
        <w:rPr>
          <w:rFonts w:ascii="宋体" w:hAnsi="宋体" w:cs="宋体"/>
          <w:sz w:val="24"/>
        </w:rPr>
      </w:pPr>
    </w:p>
    <w:p w:rsidR="007C5775" w:rsidRDefault="007C5775">
      <w:pPr>
        <w:tabs>
          <w:tab w:val="left" w:pos="6763"/>
        </w:tabs>
        <w:jc w:val="center"/>
        <w:rPr>
          <w:rFonts w:ascii="宋体" w:hAnsi="宋体" w:cs="宋体"/>
          <w:szCs w:val="21"/>
        </w:rPr>
      </w:pPr>
      <w:r>
        <w:rPr>
          <w:rFonts w:ascii="宋体" w:hAnsi="宋体" w:cs="宋体" w:hint="eastAsia"/>
          <w:szCs w:val="21"/>
        </w:rPr>
        <w:t>图10  三维可视化</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经过数据采集、处理和演示，雷达调查的最终结果：在2D雷达记录，时间切片和三维结构图的形式;被用来提高管道的检测率和服务效率。</w:t>
      </w:r>
    </w:p>
    <w:p w:rsidR="007C5775" w:rsidRDefault="007C5775" w:rsidP="002744DC">
      <w:pPr>
        <w:tabs>
          <w:tab w:val="left" w:pos="6763"/>
        </w:tabs>
        <w:ind w:firstLineChars="200" w:firstLine="482"/>
        <w:rPr>
          <w:rFonts w:ascii="宋体" w:hAnsi="宋体" w:cs="宋体"/>
          <w:b/>
          <w:bCs/>
          <w:sz w:val="24"/>
        </w:rPr>
      </w:pPr>
    </w:p>
    <w:p w:rsidR="007C5775" w:rsidRDefault="007C5775" w:rsidP="002744DC">
      <w:pPr>
        <w:tabs>
          <w:tab w:val="left" w:pos="6763"/>
        </w:tabs>
        <w:ind w:firstLineChars="200" w:firstLine="482"/>
        <w:jc w:val="center"/>
        <w:rPr>
          <w:rFonts w:ascii="宋体" w:hAnsi="宋体" w:cs="宋体"/>
          <w:b/>
          <w:bCs/>
          <w:sz w:val="24"/>
        </w:rPr>
      </w:pPr>
    </w:p>
    <w:p w:rsidR="007C5775" w:rsidRDefault="007C5775" w:rsidP="002744DC">
      <w:pPr>
        <w:spacing w:line="400" w:lineRule="exact"/>
        <w:ind w:firstLineChars="200" w:firstLine="480"/>
        <w:jc w:val="center"/>
        <w:rPr>
          <w:rFonts w:ascii="宋体" w:hAnsi="宋体" w:cs="宋体"/>
          <w:sz w:val="24"/>
        </w:rPr>
      </w:pPr>
      <w:r>
        <w:rPr>
          <w:rFonts w:ascii="宋体" w:hAnsi="宋体" w:cs="宋体" w:hint="eastAsia"/>
          <w:sz w:val="24"/>
        </w:rPr>
        <w:t>6  结论</w:t>
      </w:r>
    </w:p>
    <w:p w:rsidR="007C5775" w:rsidRDefault="007C5775" w:rsidP="002744DC">
      <w:pPr>
        <w:spacing w:line="400" w:lineRule="exact"/>
        <w:ind w:firstLineChars="200" w:firstLine="480"/>
        <w:rPr>
          <w:rFonts w:ascii="宋体" w:hAnsi="宋体" w:cs="宋体"/>
          <w:sz w:val="24"/>
        </w:rPr>
      </w:pPr>
      <w:r>
        <w:rPr>
          <w:rFonts w:ascii="宋体" w:hAnsi="宋体" w:cs="宋体" w:hint="eastAsia"/>
          <w:sz w:val="24"/>
        </w:rPr>
        <w:t>探地雷达数据演示的目的是为了显示处理后的数据，接近地下管线的图像。获得良好的3D显示是解释谭地雷达数据的重要组成部分。交互式三维探地雷达可视化技术是用于提供管道的确定位置、X-Y不连续的准确位置和</w:t>
      </w:r>
      <w:r>
        <w:rPr>
          <w:rFonts w:ascii="宋体" w:hAnsi="宋体" w:cs="宋体" w:hint="eastAsia"/>
          <w:sz w:val="24"/>
        </w:rPr>
        <w:lastRenderedPageBreak/>
        <w:t>精准直径的一个成功手段。对检测地下管线，三维可视化的研究在城市建设中非常重要。因此，所提出的方法具有重大的潜力。</w:t>
      </w:r>
    </w:p>
    <w:p w:rsidR="007C5775" w:rsidRDefault="007C5775" w:rsidP="002744DC">
      <w:pPr>
        <w:tabs>
          <w:tab w:val="left" w:pos="6763"/>
        </w:tabs>
        <w:ind w:firstLineChars="200" w:firstLine="480"/>
        <w:rPr>
          <w:rFonts w:ascii="宋体" w:hAnsi="宋体" w:cs="宋体"/>
          <w:sz w:val="24"/>
        </w:rPr>
      </w:pPr>
      <w:r>
        <w:rPr>
          <w:rFonts w:ascii="宋体" w:hAnsi="宋体" w:cs="宋体" w:hint="eastAsia"/>
          <w:sz w:val="24"/>
        </w:rPr>
        <w:t>在提出管道网络三维可视化技术的同时，</w:t>
      </w:r>
      <w:r>
        <w:rPr>
          <w:rFonts w:ascii="宋体" w:hAnsi="宋体" w:cs="宋体"/>
          <w:sz w:val="24"/>
        </w:rPr>
        <w:t>也发现了可能遇到的问题</w:t>
      </w:r>
      <w:r>
        <w:rPr>
          <w:rFonts w:ascii="宋体" w:hAnsi="宋体" w:cs="宋体" w:hint="eastAsia"/>
          <w:sz w:val="24"/>
        </w:rPr>
        <w:t>：即在工艺管道的三维建模，涉及大量数据的顶点坐标转换，这将不可避免地增加CPU的负担。作者认为可以使用图形处理单元（GPU）来这一算法来提供相应的任务计算。它可以充分利用GPU的并行运算和浮点运算能力，减轻了CPU的负担。在同一时间有利于图形渲染管线装配顶点的方式，加速渲染管线的速度。相关工作是实验。</w:t>
      </w:r>
    </w:p>
    <w:p w:rsidR="007C5775" w:rsidRDefault="007C5775" w:rsidP="002744DC">
      <w:pPr>
        <w:tabs>
          <w:tab w:val="left" w:pos="6763"/>
        </w:tabs>
        <w:ind w:firstLineChars="200" w:firstLine="480"/>
        <w:jc w:val="center"/>
        <w:rPr>
          <w:rFonts w:ascii="宋体" w:hAnsi="宋体" w:cs="宋体"/>
          <w:sz w:val="24"/>
        </w:rPr>
      </w:pPr>
    </w:p>
    <w:p w:rsidR="007C5775" w:rsidRDefault="007C5775">
      <w:pPr>
        <w:jc w:val="center"/>
        <w:rPr>
          <w:rFonts w:ascii="黑体" w:eastAsia="黑体"/>
          <w:sz w:val="28"/>
          <w:szCs w:val="28"/>
        </w:rPr>
      </w:pPr>
    </w:p>
    <w:p w:rsidR="007C5775" w:rsidRDefault="007C5775">
      <w:pPr>
        <w:jc w:val="center"/>
        <w:outlineLvl w:val="0"/>
        <w:rPr>
          <w:rFonts w:ascii="黑体" w:eastAsia="黑体"/>
          <w:sz w:val="28"/>
          <w:szCs w:val="28"/>
        </w:rPr>
      </w:pPr>
      <w:bookmarkStart w:id="221" w:name="_Toc22155"/>
      <w:bookmarkStart w:id="222" w:name="_Toc26350"/>
      <w:r>
        <w:rPr>
          <w:rFonts w:ascii="黑体" w:eastAsia="黑体" w:hint="eastAsia"/>
          <w:sz w:val="28"/>
          <w:szCs w:val="28"/>
        </w:rPr>
        <w:t>致  谢</w:t>
      </w:r>
      <w:bookmarkEnd w:id="221"/>
      <w:bookmarkEnd w:id="222"/>
    </w:p>
    <w:p w:rsidR="007C5775" w:rsidRDefault="007C5775">
      <w:pPr>
        <w:ind w:firstLineChars="200" w:firstLine="480"/>
        <w:rPr>
          <w:sz w:val="24"/>
          <w:szCs w:val="21"/>
        </w:rPr>
      </w:pPr>
      <w:r>
        <w:rPr>
          <w:rFonts w:ascii="宋体" w:hAnsi="宋体" w:hint="eastAsia"/>
          <w:sz w:val="24"/>
          <w:szCs w:val="21"/>
        </w:rPr>
        <w:t>本次毕业设计得到了</w:t>
      </w:r>
      <w:r>
        <w:rPr>
          <w:rFonts w:hint="eastAsia"/>
          <w:sz w:val="24"/>
          <w:szCs w:val="21"/>
        </w:rPr>
        <w:t>张同庄老师的精心指导和悉心关怀，</w:t>
      </w:r>
      <w:commentRangeStart w:id="223"/>
      <w:r>
        <w:rPr>
          <w:rFonts w:hint="eastAsia"/>
          <w:sz w:val="24"/>
          <w:szCs w:val="21"/>
        </w:rPr>
        <w:t>李老师</w:t>
      </w:r>
      <w:commentRangeEnd w:id="223"/>
      <w:r w:rsidR="005635A7">
        <w:rPr>
          <w:rStyle w:val="ae"/>
        </w:rPr>
        <w:commentReference w:id="223"/>
      </w:r>
      <w:r>
        <w:rPr>
          <w:rFonts w:hint="eastAsia"/>
          <w:sz w:val="24"/>
          <w:szCs w:val="21"/>
        </w:rPr>
        <w:t>治学态度严谨，学识渊博，为人和蔼可亲，在课题完成的过程中，张老师不但教会我教会了我很多专业方面的知识，张老师的一言一行都教会了我如何做人，如何逐渐的成长为一个对社会有用的人。所以，在这里对张同庄老师表示深深地敬意和衷心的感谢。</w:t>
      </w:r>
    </w:p>
    <w:p w:rsidR="007C5775" w:rsidRDefault="007C5775">
      <w:pPr>
        <w:ind w:firstLineChars="200" w:firstLine="480"/>
        <w:rPr>
          <w:sz w:val="24"/>
          <w:szCs w:val="21"/>
        </w:rPr>
      </w:pPr>
      <w:r>
        <w:rPr>
          <w:rFonts w:hint="eastAsia"/>
          <w:sz w:val="24"/>
          <w:szCs w:val="21"/>
        </w:rPr>
        <w:t>此外，在本次毕业设计的过程中，刘勇老师给了我很多宝贵的意见，在很多方面给我提供了具体的</w:t>
      </w:r>
      <w:commentRangeStart w:id="224"/>
      <w:r>
        <w:rPr>
          <w:rFonts w:hint="eastAsia"/>
          <w:sz w:val="24"/>
          <w:szCs w:val="21"/>
        </w:rPr>
        <w:t>知道</w:t>
      </w:r>
      <w:commentRangeEnd w:id="224"/>
      <w:r w:rsidR="005635A7">
        <w:rPr>
          <w:rStyle w:val="ae"/>
        </w:rPr>
        <w:commentReference w:id="224"/>
      </w:r>
      <w:r>
        <w:rPr>
          <w:rFonts w:hint="eastAsia"/>
          <w:sz w:val="24"/>
          <w:szCs w:val="21"/>
        </w:rPr>
        <w:t>。尤其对于硬件电路的搭建和论文修改，刘勇老师都给了我很大的帮助和无微不至的关怀，在此，对刘勇老师表示深深地感谢。同时感谢李富强老师，翟晓东老师，他们给我提供了具体的模块检测原理，</w:t>
      </w:r>
      <w:commentRangeStart w:id="225"/>
      <w:r>
        <w:rPr>
          <w:rFonts w:hint="eastAsia"/>
          <w:sz w:val="24"/>
          <w:szCs w:val="21"/>
        </w:rPr>
        <w:t>知道</w:t>
      </w:r>
      <w:commentRangeEnd w:id="225"/>
      <w:r w:rsidR="005635A7">
        <w:rPr>
          <w:rStyle w:val="ae"/>
        </w:rPr>
        <w:commentReference w:id="225"/>
      </w:r>
      <w:r>
        <w:rPr>
          <w:rFonts w:hint="eastAsia"/>
          <w:sz w:val="24"/>
          <w:szCs w:val="21"/>
        </w:rPr>
        <w:t>我进行仿真。最后，感谢赵军同学、潘传超同学、邱守智同学、孙德明同学和夏万祺同学在设计和学习上对我的帮助和关心。</w:t>
      </w:r>
    </w:p>
    <w:p w:rsidR="007C5775" w:rsidRDefault="007C5775">
      <w:pPr>
        <w:rPr>
          <w:ins w:id="226" w:author="Sky123.Org" w:date="2014-06-04T01:07:00Z"/>
          <w:rFonts w:hint="eastAsia"/>
          <w:sz w:val="24"/>
          <w:szCs w:val="21"/>
        </w:rPr>
      </w:pPr>
      <w:r>
        <w:rPr>
          <w:rFonts w:hint="eastAsia"/>
          <w:sz w:val="24"/>
          <w:szCs w:val="21"/>
        </w:rPr>
        <w:t xml:space="preserve">    </w:t>
      </w:r>
      <w:r>
        <w:rPr>
          <w:rFonts w:hint="eastAsia"/>
          <w:sz w:val="24"/>
          <w:szCs w:val="21"/>
        </w:rPr>
        <w:t>感谢在百忙之中评阅论文和参加答辩的各位专家、教授。</w:t>
      </w:r>
    </w:p>
    <w:p w:rsidR="005635A7" w:rsidRPr="005635A7" w:rsidRDefault="005635A7">
      <w:pPr>
        <w:rPr>
          <w:sz w:val="24"/>
          <w:szCs w:val="21"/>
        </w:rPr>
      </w:pPr>
    </w:p>
    <w:p w:rsidR="007C5775" w:rsidRDefault="007C5775"/>
    <w:p w:rsidR="007C5775" w:rsidRDefault="007C5775"/>
    <w:p w:rsidR="007C5775" w:rsidRDefault="007C5775"/>
    <w:p w:rsidR="007C5775" w:rsidRDefault="007C5775"/>
    <w:p w:rsidR="007C5775" w:rsidRDefault="007C5775"/>
    <w:p w:rsidR="007C5775" w:rsidRDefault="007C5775"/>
    <w:p w:rsidR="007C5775" w:rsidRDefault="007C5775">
      <w:pPr>
        <w:tabs>
          <w:tab w:val="left" w:pos="5107"/>
        </w:tabs>
        <w:jc w:val="left"/>
      </w:pPr>
      <w:r>
        <w:rPr>
          <w:rFonts w:hint="eastAsia"/>
        </w:rPr>
        <w:tab/>
      </w: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left"/>
      </w:pPr>
    </w:p>
    <w:p w:rsidR="007C5775" w:rsidRDefault="007C5775">
      <w:pPr>
        <w:tabs>
          <w:tab w:val="left" w:pos="5107"/>
        </w:tabs>
        <w:jc w:val="right"/>
      </w:pPr>
      <w:r>
        <w:rPr>
          <w:rFonts w:hint="eastAsia"/>
        </w:rPr>
        <w:t xml:space="preserve">                                                    </w:t>
      </w:r>
      <w:r>
        <w:rPr>
          <w:rFonts w:hint="eastAsia"/>
        </w:rPr>
        <w:t>卞苗苗</w:t>
      </w:r>
    </w:p>
    <w:p w:rsidR="00B174E5" w:rsidRDefault="007C5775" w:rsidP="00B174E5">
      <w:pPr>
        <w:tabs>
          <w:tab w:val="left" w:pos="5107"/>
        </w:tabs>
        <w:jc w:val="right"/>
      </w:pPr>
      <w:r>
        <w:rPr>
          <w:rFonts w:hint="eastAsia"/>
        </w:rPr>
        <w:t xml:space="preserve">                                             2014</w:t>
      </w:r>
      <w:r>
        <w:rPr>
          <w:rFonts w:hint="eastAsia"/>
        </w:rPr>
        <w:t>年</w:t>
      </w:r>
      <w:r>
        <w:rPr>
          <w:rFonts w:hint="eastAsia"/>
        </w:rPr>
        <w:t>6</w:t>
      </w:r>
      <w:r>
        <w:rPr>
          <w:rFonts w:hint="eastAsia"/>
        </w:rPr>
        <w:t>月</w:t>
      </w:r>
    </w:p>
    <w:sectPr w:rsidR="00B174E5" w:rsidSect="00B70E6D">
      <w:pgSz w:w="10376" w:h="14685"/>
      <w:pgMar w:top="1134" w:right="1134" w:bottom="1134" w:left="1134" w:header="851" w:footer="992" w:gutter="283"/>
      <w:pgNumType w:start="1"/>
      <w:cols w:space="720"/>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ky123.Org" w:date="2014-06-03T22:29:00Z" w:initials="S">
    <w:p w:rsidR="00684C3C" w:rsidRDefault="00684C3C">
      <w:pPr>
        <w:pStyle w:val="af"/>
      </w:pPr>
      <w:r>
        <w:rPr>
          <w:rStyle w:val="ae"/>
        </w:rPr>
        <w:annotationRef/>
      </w:r>
      <w:r>
        <w:rPr>
          <w:rFonts w:hint="eastAsia"/>
        </w:rPr>
        <w:t>副教授</w:t>
      </w:r>
    </w:p>
  </w:comment>
  <w:comment w:id="1" w:author="Sky123.Org" w:date="2014-06-03T22:30:00Z" w:initials="S">
    <w:p w:rsidR="00684C3C" w:rsidRDefault="00684C3C">
      <w:pPr>
        <w:pStyle w:val="af"/>
      </w:pPr>
      <w:r>
        <w:rPr>
          <w:rStyle w:val="ae"/>
        </w:rPr>
        <w:annotationRef/>
      </w:r>
      <w:r>
        <w:rPr>
          <w:rFonts w:hint="eastAsia"/>
        </w:rPr>
        <w:t>助实（助理实验师）</w:t>
      </w:r>
    </w:p>
  </w:comment>
  <w:comment w:id="2" w:author="Sky123.Org" w:date="2014-06-03T22:31:00Z" w:initials="S">
    <w:p w:rsidR="00684C3C" w:rsidRDefault="00684C3C">
      <w:pPr>
        <w:pStyle w:val="af"/>
      </w:pPr>
      <w:r>
        <w:rPr>
          <w:rStyle w:val="ae"/>
        </w:rPr>
        <w:annotationRef/>
      </w:r>
      <w:r>
        <w:rPr>
          <w:rFonts w:hint="eastAsia"/>
        </w:rPr>
        <w:t>工程管线</w:t>
      </w:r>
    </w:p>
  </w:comment>
  <w:comment w:id="3" w:author="Sky123.Org" w:date="2014-06-03T23:54:00Z" w:initials="S">
    <w:p w:rsidR="00684C3C" w:rsidRDefault="00684C3C">
      <w:pPr>
        <w:pStyle w:val="af"/>
      </w:pPr>
      <w:r>
        <w:rPr>
          <w:rStyle w:val="ae"/>
        </w:rPr>
        <w:annotationRef/>
      </w:r>
      <w:r>
        <w:rPr>
          <w:rFonts w:hint="eastAsia"/>
        </w:rPr>
        <w:t>检测仪</w:t>
      </w:r>
    </w:p>
  </w:comment>
  <w:comment w:id="4" w:author="Sky123.Org" w:date="2014-06-03T22:31:00Z" w:initials="S">
    <w:p w:rsidR="00684C3C" w:rsidRDefault="00684C3C">
      <w:pPr>
        <w:pStyle w:val="af"/>
      </w:pPr>
      <w:r>
        <w:rPr>
          <w:rStyle w:val="ae"/>
        </w:rPr>
        <w:annotationRef/>
      </w:r>
      <w:r>
        <w:rPr>
          <w:rFonts w:hint="eastAsia"/>
        </w:rPr>
        <w:t>工程管线</w:t>
      </w:r>
    </w:p>
  </w:comment>
  <w:comment w:id="5" w:author="Sky123.Org" w:date="2014-06-03T23:54:00Z" w:initials="S">
    <w:p w:rsidR="00684C3C" w:rsidRDefault="00684C3C">
      <w:pPr>
        <w:pStyle w:val="af"/>
      </w:pPr>
      <w:r>
        <w:rPr>
          <w:rStyle w:val="ae"/>
        </w:rPr>
        <w:annotationRef/>
      </w:r>
      <w:r>
        <w:rPr>
          <w:rFonts w:hint="eastAsia"/>
        </w:rPr>
        <w:t>检测仪</w:t>
      </w:r>
    </w:p>
  </w:comment>
  <w:comment w:id="6" w:author="Sky123.Org" w:date="2014-06-03T22:31:00Z" w:initials="S">
    <w:p w:rsidR="00684C3C" w:rsidRDefault="00684C3C">
      <w:pPr>
        <w:pStyle w:val="af"/>
      </w:pPr>
      <w:r>
        <w:rPr>
          <w:rStyle w:val="ae"/>
        </w:rPr>
        <w:annotationRef/>
      </w:r>
      <w:r>
        <w:rPr>
          <w:rFonts w:hint="eastAsia"/>
        </w:rPr>
        <w:t>工程管线</w:t>
      </w:r>
    </w:p>
  </w:comment>
  <w:comment w:id="7" w:author="Sky123.Org" w:date="2014-06-03T23:54:00Z" w:initials="S">
    <w:p w:rsidR="00684C3C" w:rsidRDefault="00684C3C">
      <w:pPr>
        <w:pStyle w:val="af"/>
      </w:pPr>
      <w:r>
        <w:rPr>
          <w:rStyle w:val="ae"/>
        </w:rPr>
        <w:annotationRef/>
      </w:r>
      <w:r>
        <w:rPr>
          <w:rFonts w:hint="eastAsia"/>
        </w:rPr>
        <w:t>检测仪</w:t>
      </w:r>
    </w:p>
  </w:comment>
  <w:comment w:id="8" w:author="Sky123.Org" w:date="2014-06-03T22:33:00Z" w:initials="S">
    <w:p w:rsidR="00684C3C" w:rsidRDefault="00684C3C">
      <w:pPr>
        <w:pStyle w:val="af"/>
      </w:pPr>
      <w:r>
        <w:rPr>
          <w:rStyle w:val="ae"/>
        </w:rPr>
        <w:annotationRef/>
      </w:r>
      <w:r>
        <w:rPr>
          <w:rFonts w:hint="eastAsia"/>
        </w:rPr>
        <w:t>设计：在想想有什么词好点。软件设计有点。。。</w:t>
      </w:r>
    </w:p>
  </w:comment>
  <w:comment w:id="9" w:author="Sky123.Org" w:date="2014-06-03T22:31:00Z" w:initials="S">
    <w:p w:rsidR="00684C3C" w:rsidRDefault="00684C3C">
      <w:pPr>
        <w:pStyle w:val="af"/>
      </w:pPr>
      <w:r>
        <w:rPr>
          <w:rStyle w:val="ae"/>
        </w:rPr>
        <w:annotationRef/>
      </w:r>
      <w:r>
        <w:rPr>
          <w:rFonts w:hint="eastAsia"/>
        </w:rPr>
        <w:t>工程管线</w:t>
      </w:r>
    </w:p>
  </w:comment>
  <w:comment w:id="10" w:author="Sky123.Org" w:date="2014-06-03T23:54:00Z" w:initials="S">
    <w:p w:rsidR="00684C3C" w:rsidRDefault="00684C3C">
      <w:pPr>
        <w:pStyle w:val="af"/>
      </w:pPr>
      <w:r>
        <w:rPr>
          <w:rStyle w:val="ae"/>
        </w:rPr>
        <w:annotationRef/>
      </w:r>
      <w:r>
        <w:rPr>
          <w:rFonts w:hint="eastAsia"/>
        </w:rPr>
        <w:t>检测仪</w:t>
      </w:r>
    </w:p>
  </w:comment>
  <w:comment w:id="13" w:author="Sky123.Org" w:date="2014-06-03T23:45:00Z" w:initials="S">
    <w:p w:rsidR="00684C3C" w:rsidRDefault="00684C3C">
      <w:pPr>
        <w:pStyle w:val="af"/>
      </w:pPr>
      <w:r>
        <w:rPr>
          <w:rStyle w:val="ae"/>
        </w:rPr>
        <w:annotationRef/>
      </w:r>
      <w:r>
        <w:rPr>
          <w:rFonts w:hint="eastAsia"/>
        </w:rPr>
        <w:t>“尽”再推敲下</w:t>
      </w:r>
    </w:p>
  </w:comment>
  <w:comment w:id="14" w:author="Sky123.Org" w:date="2014-06-03T23:48:00Z" w:initials="S">
    <w:p w:rsidR="00684C3C" w:rsidRDefault="00684C3C">
      <w:pPr>
        <w:pStyle w:val="af"/>
      </w:pPr>
      <w:r>
        <w:rPr>
          <w:rStyle w:val="ae"/>
        </w:rPr>
        <w:annotationRef/>
      </w:r>
    </w:p>
  </w:comment>
  <w:comment w:id="15" w:author="Sky123.Org" w:date="2014-06-03T23:55:00Z" w:initials="S">
    <w:p w:rsidR="00684C3C" w:rsidRDefault="00684C3C">
      <w:pPr>
        <w:pStyle w:val="af"/>
      </w:pPr>
      <w:r>
        <w:rPr>
          <w:rStyle w:val="ae"/>
        </w:rPr>
        <w:annotationRef/>
      </w:r>
      <w:r>
        <w:rPr>
          <w:rFonts w:hint="eastAsia"/>
        </w:rPr>
        <w:t>检测仪</w:t>
      </w:r>
    </w:p>
  </w:comment>
  <w:comment w:id="16" w:author="Sky123.Org" w:date="2014-06-03T23:48:00Z" w:initials="S">
    <w:p w:rsidR="00684C3C" w:rsidRDefault="00684C3C">
      <w:pPr>
        <w:pStyle w:val="af"/>
      </w:pPr>
      <w:r>
        <w:rPr>
          <w:rStyle w:val="ae"/>
        </w:rPr>
        <w:annotationRef/>
      </w:r>
    </w:p>
  </w:comment>
  <w:comment w:id="17" w:author="Sky123.Org" w:date="2014-06-03T23:55:00Z" w:initials="S">
    <w:p w:rsidR="00684C3C" w:rsidRDefault="00684C3C">
      <w:pPr>
        <w:pStyle w:val="af"/>
      </w:pPr>
      <w:r>
        <w:rPr>
          <w:rStyle w:val="ae"/>
        </w:rPr>
        <w:annotationRef/>
      </w:r>
      <w:r>
        <w:rPr>
          <w:rFonts w:hint="eastAsia"/>
        </w:rPr>
        <w:t>检测仪</w:t>
      </w:r>
    </w:p>
  </w:comment>
  <w:comment w:id="18" w:author="Sky123.Org" w:date="2014-06-03T23:49:00Z" w:initials="S">
    <w:p w:rsidR="00684C3C" w:rsidRDefault="00684C3C">
      <w:pPr>
        <w:pStyle w:val="af"/>
      </w:pPr>
      <w:r>
        <w:rPr>
          <w:rStyle w:val="ae"/>
        </w:rPr>
        <w:annotationRef/>
      </w:r>
      <w:r>
        <w:rPr>
          <w:rFonts w:hint="eastAsia"/>
        </w:rPr>
        <w:t>去掉“了”</w:t>
      </w:r>
    </w:p>
  </w:comment>
  <w:comment w:id="19" w:author="Sky123.Org" w:date="2014-06-03T23:48:00Z" w:initials="S">
    <w:p w:rsidR="00684C3C" w:rsidRDefault="00684C3C">
      <w:pPr>
        <w:pStyle w:val="af"/>
      </w:pPr>
      <w:r>
        <w:rPr>
          <w:rStyle w:val="ae"/>
        </w:rPr>
        <w:annotationRef/>
      </w:r>
    </w:p>
  </w:comment>
  <w:comment w:id="20" w:author="Sky123.Org" w:date="2014-06-03T23:55:00Z" w:initials="S">
    <w:p w:rsidR="00684C3C" w:rsidRDefault="00684C3C">
      <w:pPr>
        <w:pStyle w:val="af"/>
      </w:pPr>
      <w:r>
        <w:rPr>
          <w:rStyle w:val="ae"/>
        </w:rPr>
        <w:annotationRef/>
      </w:r>
      <w:r>
        <w:rPr>
          <w:rFonts w:hint="eastAsia"/>
        </w:rPr>
        <w:t>检测仪</w:t>
      </w:r>
    </w:p>
  </w:comment>
  <w:comment w:id="21" w:author="Sky123.Org" w:date="2014-06-03T23:51:00Z" w:initials="S">
    <w:p w:rsidR="00684C3C" w:rsidRDefault="00684C3C">
      <w:pPr>
        <w:pStyle w:val="af"/>
      </w:pPr>
      <w:r>
        <w:rPr>
          <w:rStyle w:val="ae"/>
        </w:rPr>
        <w:annotationRef/>
      </w:r>
      <w:r>
        <w:rPr>
          <w:rFonts w:hint="eastAsia"/>
        </w:rPr>
        <w:t>组成部分和应用场所</w:t>
      </w:r>
    </w:p>
  </w:comment>
  <w:comment w:id="22" w:author="Sky123.Org" w:date="2014-06-03T23:56:00Z" w:initials="S">
    <w:p w:rsidR="00684C3C" w:rsidRDefault="00684C3C">
      <w:pPr>
        <w:pStyle w:val="af"/>
      </w:pPr>
      <w:r>
        <w:rPr>
          <w:rStyle w:val="ae"/>
        </w:rPr>
        <w:annotationRef/>
      </w:r>
      <w:r>
        <w:rPr>
          <w:rFonts w:hint="eastAsia"/>
        </w:rPr>
        <w:t>检测</w:t>
      </w:r>
    </w:p>
  </w:comment>
  <w:comment w:id="23" w:author="Sky123.Org" w:date="2014-06-03T23:52:00Z" w:initials="S">
    <w:p w:rsidR="00684C3C" w:rsidRDefault="00684C3C">
      <w:pPr>
        <w:pStyle w:val="af"/>
      </w:pPr>
      <w:r>
        <w:rPr>
          <w:rStyle w:val="ae"/>
        </w:rPr>
        <w:annotationRef/>
      </w:r>
      <w:r>
        <w:rPr>
          <w:rFonts w:hint="eastAsia"/>
        </w:rPr>
        <w:t>“，”改为。</w:t>
      </w:r>
    </w:p>
  </w:comment>
  <w:comment w:id="24" w:author="Sky123.Org" w:date="2014-06-03T23:55:00Z" w:initials="S">
    <w:p w:rsidR="00684C3C" w:rsidRDefault="00684C3C">
      <w:pPr>
        <w:pStyle w:val="af"/>
      </w:pPr>
      <w:r>
        <w:rPr>
          <w:rStyle w:val="ae"/>
        </w:rPr>
        <w:annotationRef/>
      </w:r>
      <w:r>
        <w:rPr>
          <w:rFonts w:hint="eastAsia"/>
        </w:rPr>
        <w:t>检测</w:t>
      </w:r>
    </w:p>
  </w:comment>
  <w:comment w:id="25" w:author="Sky123.Org" w:date="2014-06-03T23:53:00Z" w:initials="S">
    <w:p w:rsidR="00684C3C" w:rsidRDefault="00684C3C">
      <w:pPr>
        <w:pStyle w:val="af"/>
      </w:pPr>
      <w:r>
        <w:rPr>
          <w:rStyle w:val="ae"/>
        </w:rPr>
        <w:annotationRef/>
      </w:r>
      <w:r>
        <w:rPr>
          <w:rFonts w:hint="eastAsia"/>
        </w:rPr>
        <w:t>分号</w:t>
      </w:r>
    </w:p>
  </w:comment>
  <w:comment w:id="26" w:author="Sky123.Org" w:date="2014-06-03T23:53:00Z" w:initials="S">
    <w:p w:rsidR="00684C3C" w:rsidRDefault="00684C3C">
      <w:pPr>
        <w:pStyle w:val="af"/>
      </w:pPr>
      <w:r>
        <w:rPr>
          <w:rStyle w:val="ae"/>
        </w:rPr>
        <w:annotationRef/>
      </w:r>
      <w:r>
        <w:rPr>
          <w:rFonts w:hint="eastAsia"/>
        </w:rPr>
        <w:t>分号</w:t>
      </w:r>
    </w:p>
  </w:comment>
  <w:comment w:id="27" w:author="Sky123.Org" w:date="2014-06-03T23:53:00Z" w:initials="S">
    <w:p w:rsidR="00684C3C" w:rsidRDefault="00684C3C">
      <w:pPr>
        <w:pStyle w:val="af"/>
      </w:pPr>
      <w:r>
        <w:rPr>
          <w:rStyle w:val="ae"/>
        </w:rPr>
        <w:annotationRef/>
      </w:r>
      <w:r>
        <w:rPr>
          <w:rFonts w:hint="eastAsia"/>
        </w:rPr>
        <w:t>去掉</w:t>
      </w:r>
    </w:p>
  </w:comment>
  <w:comment w:id="28" w:author="Sky123.Org" w:date="2014-06-03T23:53:00Z" w:initials="S">
    <w:p w:rsidR="00684C3C" w:rsidRDefault="00684C3C">
      <w:pPr>
        <w:pStyle w:val="af"/>
      </w:pPr>
      <w:r>
        <w:rPr>
          <w:rStyle w:val="ae"/>
        </w:rPr>
        <w:annotationRef/>
      </w:r>
    </w:p>
  </w:comment>
  <w:comment w:id="29" w:author="Sky123.Org" w:date="2014-06-03T23:56:00Z" w:initials="S">
    <w:p w:rsidR="00684C3C" w:rsidRDefault="00684C3C">
      <w:pPr>
        <w:pStyle w:val="af"/>
      </w:pPr>
      <w:r>
        <w:rPr>
          <w:rStyle w:val="ae"/>
        </w:rPr>
        <w:annotationRef/>
      </w:r>
      <w:r>
        <w:rPr>
          <w:rFonts w:hint="eastAsia"/>
        </w:rPr>
        <w:t>检测仪</w:t>
      </w:r>
    </w:p>
  </w:comment>
  <w:comment w:id="30" w:author="Sky123.Org" w:date="2014-06-03T23:57:00Z" w:initials="S">
    <w:p w:rsidR="00684C3C" w:rsidRDefault="00684C3C">
      <w:pPr>
        <w:pStyle w:val="af"/>
      </w:pPr>
      <w:r>
        <w:rPr>
          <w:rStyle w:val="ae"/>
        </w:rPr>
        <w:annotationRef/>
      </w:r>
      <w:r>
        <w:rPr>
          <w:rFonts w:hint="eastAsia"/>
        </w:rPr>
        <w:t>功能</w:t>
      </w:r>
    </w:p>
  </w:comment>
  <w:comment w:id="31" w:author="Sky123.Org" w:date="2014-06-03T23:57:00Z" w:initials="S">
    <w:p w:rsidR="00684C3C" w:rsidRDefault="00684C3C">
      <w:pPr>
        <w:pStyle w:val="af"/>
      </w:pPr>
      <w:r>
        <w:rPr>
          <w:rStyle w:val="ae"/>
        </w:rPr>
        <w:annotationRef/>
      </w:r>
      <w:r>
        <w:rPr>
          <w:rFonts w:hint="eastAsia"/>
        </w:rPr>
        <w:t>与</w:t>
      </w:r>
    </w:p>
  </w:comment>
  <w:comment w:id="32" w:author="Sky123.Org" w:date="2014-06-03T23:57:00Z" w:initials="S">
    <w:p w:rsidR="00684C3C" w:rsidRDefault="00684C3C">
      <w:pPr>
        <w:pStyle w:val="af"/>
      </w:pPr>
      <w:r>
        <w:rPr>
          <w:rStyle w:val="ae"/>
        </w:rPr>
        <w:annotationRef/>
      </w:r>
      <w:r>
        <w:rPr>
          <w:rFonts w:hint="eastAsia"/>
        </w:rPr>
        <w:t>检测</w:t>
      </w:r>
    </w:p>
  </w:comment>
  <w:comment w:id="33" w:author="Sky123.Org" w:date="2014-06-03T23:57:00Z" w:initials="S">
    <w:p w:rsidR="00684C3C" w:rsidRDefault="00684C3C">
      <w:pPr>
        <w:pStyle w:val="af"/>
      </w:pPr>
      <w:r>
        <w:rPr>
          <w:rStyle w:val="ae"/>
        </w:rPr>
        <w:annotationRef/>
      </w:r>
      <w:r>
        <w:rPr>
          <w:rFonts w:hint="eastAsia"/>
        </w:rPr>
        <w:t>去掉</w:t>
      </w:r>
    </w:p>
  </w:comment>
  <w:comment w:id="34" w:author="Sky123.Org" w:date="2014-06-03T23:58:00Z" w:initials="S">
    <w:p w:rsidR="00684C3C" w:rsidRDefault="00684C3C">
      <w:pPr>
        <w:pStyle w:val="af"/>
      </w:pPr>
      <w:r>
        <w:rPr>
          <w:rStyle w:val="ae"/>
        </w:rPr>
        <w:annotationRef/>
      </w:r>
      <w:r>
        <w:rPr>
          <w:rFonts w:hint="eastAsia"/>
        </w:rPr>
        <w:t>检测</w:t>
      </w:r>
    </w:p>
  </w:comment>
  <w:comment w:id="35" w:author="Sky123.Org" w:date="2014-06-03T23:58:00Z" w:initials="S">
    <w:p w:rsidR="00684C3C" w:rsidRDefault="00684C3C">
      <w:pPr>
        <w:pStyle w:val="af"/>
      </w:pPr>
      <w:r>
        <w:rPr>
          <w:rStyle w:val="ae"/>
        </w:rPr>
        <w:annotationRef/>
      </w:r>
      <w:r>
        <w:rPr>
          <w:rFonts w:hint="eastAsia"/>
        </w:rPr>
        <w:t>检测</w:t>
      </w:r>
    </w:p>
  </w:comment>
  <w:comment w:id="36" w:author="Sky123.Org" w:date="2014-06-03T23:58:00Z" w:initials="S">
    <w:p w:rsidR="00684C3C" w:rsidRDefault="00684C3C">
      <w:pPr>
        <w:pStyle w:val="af"/>
      </w:pPr>
      <w:r>
        <w:rPr>
          <w:rStyle w:val="ae"/>
        </w:rPr>
        <w:annotationRef/>
      </w:r>
      <w:r>
        <w:rPr>
          <w:rFonts w:hint="eastAsia"/>
        </w:rPr>
        <w:t>检测</w:t>
      </w:r>
    </w:p>
  </w:comment>
  <w:comment w:id="37" w:author="Sky123.Org" w:date="2014-06-04T00:01:00Z" w:initials="S">
    <w:p w:rsidR="00684C3C" w:rsidRDefault="00684C3C">
      <w:pPr>
        <w:pStyle w:val="af"/>
      </w:pPr>
      <w:r>
        <w:rPr>
          <w:rStyle w:val="ae"/>
        </w:rPr>
        <w:annotationRef/>
      </w:r>
      <w:r>
        <w:rPr>
          <w:rFonts w:hint="eastAsia"/>
        </w:rPr>
        <w:t>通过</w:t>
      </w:r>
    </w:p>
  </w:comment>
  <w:comment w:id="38" w:author="Sky123.Org" w:date="2014-06-04T00:01:00Z" w:initials="S">
    <w:p w:rsidR="00684C3C" w:rsidRDefault="00684C3C">
      <w:pPr>
        <w:pStyle w:val="af"/>
      </w:pPr>
      <w:r>
        <w:rPr>
          <w:rStyle w:val="ae"/>
        </w:rPr>
        <w:annotationRef/>
      </w:r>
      <w:r>
        <w:rPr>
          <w:rFonts w:hint="eastAsia"/>
        </w:rPr>
        <w:t>去掉</w:t>
      </w:r>
    </w:p>
  </w:comment>
  <w:comment w:id="39" w:author="Sky123.Org" w:date="2014-06-03T23:59:00Z" w:initials="S">
    <w:p w:rsidR="00684C3C" w:rsidRDefault="00684C3C">
      <w:pPr>
        <w:pStyle w:val="af"/>
      </w:pPr>
      <w:r>
        <w:rPr>
          <w:rStyle w:val="ae"/>
        </w:rPr>
        <w:annotationRef/>
      </w:r>
      <w:r>
        <w:rPr>
          <w:rFonts w:hint="eastAsia"/>
        </w:rPr>
        <w:t>管线检测仪</w:t>
      </w:r>
    </w:p>
  </w:comment>
  <w:comment w:id="40" w:author="Sky123.Org" w:date="2014-06-04T00:02:00Z" w:initials="S">
    <w:p w:rsidR="00684C3C" w:rsidRDefault="00684C3C">
      <w:pPr>
        <w:pStyle w:val="af"/>
      </w:pPr>
      <w:r>
        <w:rPr>
          <w:rStyle w:val="ae"/>
        </w:rPr>
        <w:annotationRef/>
      </w:r>
      <w:r>
        <w:rPr>
          <w:rFonts w:hint="eastAsia"/>
        </w:rPr>
        <w:t>去掉</w:t>
      </w:r>
    </w:p>
  </w:comment>
  <w:comment w:id="41" w:author="Sky123.Org" w:date="2014-06-04T00:02:00Z" w:initials="S">
    <w:p w:rsidR="00684C3C" w:rsidRDefault="00684C3C">
      <w:pPr>
        <w:pStyle w:val="af"/>
      </w:pPr>
      <w:r>
        <w:rPr>
          <w:rStyle w:val="ae"/>
        </w:rPr>
        <w:annotationRef/>
      </w:r>
      <w:r>
        <w:rPr>
          <w:rFonts w:hint="eastAsia"/>
        </w:rPr>
        <w:t>结果</w:t>
      </w:r>
    </w:p>
  </w:comment>
  <w:comment w:id="42" w:author="Sky123.Org" w:date="2014-06-04T00:00:00Z" w:initials="S">
    <w:p w:rsidR="00684C3C" w:rsidRDefault="00684C3C">
      <w:pPr>
        <w:pStyle w:val="af"/>
      </w:pPr>
      <w:r>
        <w:rPr>
          <w:rStyle w:val="ae"/>
        </w:rPr>
        <w:annotationRef/>
      </w:r>
      <w:r>
        <w:rPr>
          <w:rFonts w:hint="eastAsia"/>
        </w:rPr>
        <w:t>本次设计</w:t>
      </w:r>
    </w:p>
  </w:comment>
  <w:comment w:id="43" w:author="Sky123.Org" w:date="2014-06-03T23:59:00Z" w:initials="S">
    <w:p w:rsidR="00684C3C" w:rsidRDefault="00684C3C">
      <w:pPr>
        <w:pStyle w:val="af"/>
      </w:pPr>
      <w:r>
        <w:rPr>
          <w:rStyle w:val="ae"/>
        </w:rPr>
        <w:annotationRef/>
      </w:r>
      <w:r>
        <w:rPr>
          <w:rFonts w:hint="eastAsia"/>
        </w:rPr>
        <w:t>管线检测仪</w:t>
      </w:r>
    </w:p>
  </w:comment>
  <w:comment w:id="44" w:author="Sky123.Org" w:date="2014-06-04T00:03:00Z" w:initials="S">
    <w:p w:rsidR="00684C3C" w:rsidRDefault="00684C3C">
      <w:pPr>
        <w:pStyle w:val="af"/>
      </w:pPr>
      <w:r>
        <w:rPr>
          <w:rStyle w:val="ae"/>
        </w:rPr>
        <w:annotationRef/>
      </w:r>
      <w:r>
        <w:rPr>
          <w:rFonts w:hint="eastAsia"/>
        </w:rPr>
        <w:t>管线检测仪</w:t>
      </w:r>
    </w:p>
  </w:comment>
  <w:comment w:id="45" w:author="Sky123.Org" w:date="2014-06-04T00:02:00Z" w:initials="S">
    <w:p w:rsidR="00684C3C" w:rsidRDefault="00684C3C">
      <w:pPr>
        <w:pStyle w:val="af"/>
      </w:pPr>
      <w:r>
        <w:rPr>
          <w:rStyle w:val="ae"/>
        </w:rPr>
        <w:annotationRef/>
      </w:r>
      <w:r>
        <w:rPr>
          <w:rFonts w:hint="eastAsia"/>
        </w:rPr>
        <w:t>去掉</w:t>
      </w:r>
    </w:p>
  </w:comment>
  <w:comment w:id="49" w:author="Sky123.Org" w:date="2014-06-04T00:05:00Z" w:initials="S">
    <w:p w:rsidR="00684C3C" w:rsidRDefault="00684C3C">
      <w:pPr>
        <w:pStyle w:val="af"/>
      </w:pPr>
      <w:r>
        <w:rPr>
          <w:rStyle w:val="ae"/>
        </w:rPr>
        <w:annotationRef/>
      </w:r>
      <w:r>
        <w:rPr>
          <w:rFonts w:hint="eastAsia"/>
        </w:rPr>
        <w:t>英文在自己看看</w:t>
      </w:r>
    </w:p>
  </w:comment>
  <w:comment w:id="50" w:author="Sky123.Org" w:date="2014-06-04T00:07:00Z" w:initials="S">
    <w:p w:rsidR="00684C3C" w:rsidRDefault="00684C3C">
      <w:pPr>
        <w:pStyle w:val="af"/>
      </w:pPr>
      <w:r>
        <w:rPr>
          <w:rStyle w:val="ae"/>
        </w:rPr>
        <w:annotationRef/>
      </w:r>
      <w:r>
        <w:t>A</w:t>
      </w:r>
      <w:r>
        <w:rPr>
          <w:rFonts w:hint="eastAsia"/>
        </w:rPr>
        <w:t xml:space="preserve">bstract    </w:t>
      </w:r>
      <w:r>
        <w:rPr>
          <w:rFonts w:hint="eastAsia"/>
        </w:rPr>
        <w:t>页码</w:t>
      </w:r>
      <w:r>
        <w:rPr>
          <w:rFonts w:hint="eastAsia"/>
        </w:rPr>
        <w:t xml:space="preserve">    </w:t>
      </w:r>
      <w:r>
        <w:rPr>
          <w:rFonts w:hint="eastAsia"/>
        </w:rPr>
        <w:t>目录的字体</w:t>
      </w:r>
    </w:p>
  </w:comment>
  <w:comment w:id="55" w:author="Sky123.Org" w:date="2014-06-04T00:23:00Z" w:initials="S">
    <w:p w:rsidR="00684C3C" w:rsidRDefault="00684C3C">
      <w:pPr>
        <w:pStyle w:val="af"/>
      </w:pPr>
      <w:r>
        <w:rPr>
          <w:rStyle w:val="ae"/>
        </w:rPr>
        <w:annotationRef/>
      </w:r>
      <w:r>
        <w:rPr>
          <w:rFonts w:hint="eastAsia"/>
        </w:rPr>
        <w:t>去掉</w:t>
      </w:r>
    </w:p>
  </w:comment>
  <w:comment w:id="56" w:author="Sky123.Org" w:date="2014-06-04T00:25:00Z" w:initials="S">
    <w:p w:rsidR="00684C3C" w:rsidRDefault="00684C3C">
      <w:pPr>
        <w:pStyle w:val="af"/>
      </w:pPr>
      <w:r>
        <w:rPr>
          <w:rStyle w:val="ae"/>
        </w:rPr>
        <w:annotationRef/>
      </w:r>
      <w:r>
        <w:rPr>
          <w:rFonts w:hint="eastAsia"/>
        </w:rPr>
        <w:t>管线检测仪</w:t>
      </w:r>
    </w:p>
  </w:comment>
  <w:comment w:id="57" w:author="Sky123.Org" w:date="2014-06-04T00:25:00Z" w:initials="S">
    <w:p w:rsidR="00684C3C" w:rsidRDefault="00684C3C">
      <w:pPr>
        <w:pStyle w:val="af"/>
      </w:pPr>
      <w:r>
        <w:rPr>
          <w:rStyle w:val="ae"/>
        </w:rPr>
        <w:annotationRef/>
      </w:r>
      <w:r>
        <w:rPr>
          <w:rFonts w:hint="eastAsia"/>
        </w:rPr>
        <w:t>检测</w:t>
      </w:r>
    </w:p>
  </w:comment>
  <w:comment w:id="58" w:author="Sky123.Org" w:date="2014-06-04T00:26:00Z" w:initials="S">
    <w:p w:rsidR="00684C3C" w:rsidRDefault="00684C3C">
      <w:pPr>
        <w:pStyle w:val="af"/>
      </w:pPr>
      <w:r>
        <w:rPr>
          <w:rStyle w:val="ae"/>
        </w:rPr>
        <w:annotationRef/>
      </w:r>
      <w:r>
        <w:rPr>
          <w:rFonts w:hint="eastAsia"/>
        </w:rPr>
        <w:t>去掉</w:t>
      </w:r>
    </w:p>
  </w:comment>
  <w:comment w:id="59" w:author="Sky123.Org" w:date="2014-06-04T00:26:00Z" w:initials="S">
    <w:p w:rsidR="00684C3C" w:rsidRDefault="00684C3C">
      <w:pPr>
        <w:pStyle w:val="af"/>
      </w:pPr>
      <w:r>
        <w:rPr>
          <w:rStyle w:val="ae"/>
        </w:rPr>
        <w:annotationRef/>
      </w:r>
      <w:r>
        <w:rPr>
          <w:rFonts w:hint="eastAsia"/>
        </w:rPr>
        <w:t>管线检测仪</w:t>
      </w:r>
    </w:p>
  </w:comment>
  <w:comment w:id="60" w:author="Sky123.Org" w:date="2014-06-04T00:28:00Z" w:initials="S">
    <w:p w:rsidR="00684C3C" w:rsidRDefault="00684C3C">
      <w:pPr>
        <w:pStyle w:val="af"/>
      </w:pPr>
      <w:r>
        <w:rPr>
          <w:rStyle w:val="ae"/>
        </w:rPr>
        <w:annotationRef/>
      </w:r>
      <w:r>
        <w:rPr>
          <w:rFonts w:hint="eastAsia"/>
        </w:rPr>
        <w:t>应用</w:t>
      </w:r>
    </w:p>
  </w:comment>
  <w:comment w:id="61" w:author="Sky123.Org" w:date="2014-06-04T00:29:00Z" w:initials="S">
    <w:p w:rsidR="00684C3C" w:rsidRDefault="00684C3C">
      <w:pPr>
        <w:pStyle w:val="af"/>
      </w:pPr>
      <w:r>
        <w:rPr>
          <w:rStyle w:val="ae"/>
        </w:rPr>
        <w:annotationRef/>
      </w:r>
      <w:r>
        <w:rPr>
          <w:rFonts w:hint="eastAsia"/>
        </w:rPr>
        <w:t>来</w:t>
      </w:r>
    </w:p>
  </w:comment>
  <w:comment w:id="62" w:author="Sky123.Org" w:date="2014-06-04T00:28:00Z" w:initials="S">
    <w:p w:rsidR="00684C3C" w:rsidRDefault="00684C3C">
      <w:pPr>
        <w:pStyle w:val="af"/>
      </w:pPr>
      <w:r>
        <w:rPr>
          <w:rStyle w:val="ae"/>
        </w:rPr>
        <w:annotationRef/>
      </w:r>
      <w:r>
        <w:rPr>
          <w:rFonts w:hint="eastAsia"/>
        </w:rPr>
        <w:t>你用的那个？</w:t>
      </w:r>
    </w:p>
  </w:comment>
  <w:comment w:id="63" w:author="Sky123.Org" w:date="2014-06-04T00:29:00Z" w:initials="S">
    <w:p w:rsidR="00684C3C" w:rsidRDefault="00684C3C">
      <w:pPr>
        <w:pStyle w:val="af"/>
      </w:pPr>
      <w:r>
        <w:rPr>
          <w:rStyle w:val="ae"/>
        </w:rPr>
        <w:annotationRef/>
      </w:r>
      <w:r>
        <w:rPr>
          <w:rFonts w:hint="eastAsia"/>
        </w:rPr>
        <w:t>针对</w:t>
      </w:r>
    </w:p>
  </w:comment>
  <w:comment w:id="64" w:author="Sky123.Org" w:date="2014-06-04T00:29:00Z" w:initials="S">
    <w:p w:rsidR="00684C3C" w:rsidRDefault="00684C3C">
      <w:pPr>
        <w:pStyle w:val="af"/>
      </w:pPr>
      <w:r>
        <w:rPr>
          <w:rStyle w:val="ae"/>
        </w:rPr>
        <w:annotationRef/>
      </w:r>
      <w:r>
        <w:rPr>
          <w:rFonts w:hint="eastAsia"/>
        </w:rPr>
        <w:t>去掉</w:t>
      </w:r>
    </w:p>
  </w:comment>
  <w:comment w:id="65" w:author="Sky123.Org" w:date="2014-06-04T00:31:00Z" w:initials="S">
    <w:p w:rsidR="00684C3C" w:rsidRDefault="00684C3C">
      <w:pPr>
        <w:pStyle w:val="af"/>
      </w:pPr>
      <w:r>
        <w:rPr>
          <w:rStyle w:val="ae"/>
        </w:rPr>
        <w:annotationRef/>
      </w:r>
      <w:r>
        <w:rPr>
          <w:rFonts w:hint="eastAsia"/>
        </w:rPr>
        <w:t>管线检测仪</w:t>
      </w:r>
    </w:p>
  </w:comment>
  <w:comment w:id="66" w:author="Sky123.Org" w:date="2014-06-04T00:31:00Z" w:initials="S">
    <w:p w:rsidR="00684C3C" w:rsidRDefault="00684C3C">
      <w:pPr>
        <w:pStyle w:val="af"/>
      </w:pPr>
      <w:r>
        <w:rPr>
          <w:rStyle w:val="ae"/>
        </w:rPr>
        <w:annotationRef/>
      </w:r>
      <w:r>
        <w:rPr>
          <w:rFonts w:hint="eastAsia"/>
        </w:rPr>
        <w:t>去掉</w:t>
      </w:r>
    </w:p>
  </w:comment>
  <w:comment w:id="75" w:author="Sky123.Org" w:date="2014-06-04T00:35:00Z" w:initials="S">
    <w:p w:rsidR="00962466" w:rsidRDefault="00962466">
      <w:pPr>
        <w:pStyle w:val="af"/>
      </w:pPr>
      <w:r>
        <w:rPr>
          <w:rStyle w:val="ae"/>
        </w:rPr>
        <w:annotationRef/>
      </w:r>
      <w:r>
        <w:rPr>
          <w:rFonts w:hint="eastAsia"/>
        </w:rPr>
        <w:t>格式</w:t>
      </w:r>
      <w:r>
        <w:rPr>
          <w:rFonts w:hint="eastAsia"/>
        </w:rPr>
        <w:t xml:space="preserve">  </w:t>
      </w:r>
      <w:r>
        <w:rPr>
          <w:rFonts w:hint="eastAsia"/>
        </w:rPr>
        <w:t>图的位置</w:t>
      </w:r>
    </w:p>
  </w:comment>
  <w:comment w:id="85" w:author="Sky123.Org" w:date="2014-06-04T00:35:00Z" w:initials="S">
    <w:p w:rsidR="00962466" w:rsidRDefault="00962466">
      <w:pPr>
        <w:pStyle w:val="af"/>
      </w:pPr>
      <w:r>
        <w:rPr>
          <w:rStyle w:val="ae"/>
        </w:rPr>
        <w:annotationRef/>
      </w:r>
      <w:r>
        <w:rPr>
          <w:rFonts w:hint="eastAsia"/>
        </w:rPr>
        <w:t>注意距离</w:t>
      </w:r>
    </w:p>
  </w:comment>
  <w:comment w:id="113" w:author="Sky123.Org" w:date="2014-06-04T00:39:00Z" w:initials="S">
    <w:p w:rsidR="00962466" w:rsidRDefault="00962466">
      <w:pPr>
        <w:pStyle w:val="af"/>
      </w:pPr>
      <w:r>
        <w:rPr>
          <w:rStyle w:val="ae"/>
        </w:rPr>
        <w:annotationRef/>
      </w:r>
      <w:r>
        <w:rPr>
          <w:rFonts w:hint="eastAsia"/>
        </w:rPr>
        <w:t>格式，下行的间隔</w:t>
      </w:r>
    </w:p>
  </w:comment>
  <w:comment w:id="118" w:author="Sky123.Org" w:date="2014-06-04T00:41:00Z" w:initials="S">
    <w:p w:rsidR="00962466" w:rsidRDefault="00962466">
      <w:pPr>
        <w:pStyle w:val="af"/>
        <w:rPr>
          <w:rFonts w:hint="eastAsia"/>
        </w:rPr>
      </w:pPr>
      <w:r>
        <w:rPr>
          <w:rStyle w:val="ae"/>
        </w:rPr>
        <w:annotationRef/>
      </w:r>
      <w:r>
        <w:rPr>
          <w:rFonts w:hint="eastAsia"/>
        </w:rPr>
        <w:t>上面的空隙</w:t>
      </w:r>
    </w:p>
    <w:p w:rsidR="00962466" w:rsidRDefault="00962466">
      <w:pPr>
        <w:pStyle w:val="af"/>
      </w:pPr>
    </w:p>
  </w:comment>
  <w:comment w:id="121" w:author="Sky123.Org" w:date="2014-06-04T00:42:00Z" w:initials="S">
    <w:p w:rsidR="00962466" w:rsidRDefault="00962466">
      <w:pPr>
        <w:pStyle w:val="af"/>
        <w:rPr>
          <w:rFonts w:hint="eastAsia"/>
        </w:rPr>
      </w:pPr>
      <w:r>
        <w:rPr>
          <w:rStyle w:val="ae"/>
        </w:rPr>
        <w:annotationRef/>
      </w:r>
      <w:r>
        <w:rPr>
          <w:rFonts w:hint="eastAsia"/>
        </w:rPr>
        <w:t>三个还是四个？？</w:t>
      </w:r>
    </w:p>
    <w:p w:rsidR="00962466" w:rsidRDefault="00962466">
      <w:pPr>
        <w:pStyle w:val="af"/>
        <w:rPr>
          <w:rFonts w:ascii="宋体" w:hAnsi="宋体" w:cs="宋体" w:hint="eastAsia"/>
          <w:sz w:val="24"/>
          <w:shd w:val="clear" w:color="auto" w:fill="FFFFFF"/>
        </w:rPr>
      </w:pPr>
      <w:r>
        <w:rPr>
          <w:rFonts w:hint="eastAsia"/>
        </w:rPr>
        <w:t>最好用（</w:t>
      </w:r>
      <w:r>
        <w:rPr>
          <w:rFonts w:hint="eastAsia"/>
        </w:rPr>
        <w:t>1</w:t>
      </w:r>
      <w:r>
        <w:rPr>
          <w:rFonts w:hint="eastAsia"/>
        </w:rPr>
        <w:t>）</w:t>
      </w:r>
      <w:r>
        <w:rPr>
          <w:rFonts w:ascii="宋体" w:hAnsi="宋体" w:cs="宋体" w:hint="eastAsia"/>
          <w:sz w:val="24"/>
          <w:shd w:val="clear" w:color="auto" w:fill="FFFFFF"/>
        </w:rPr>
        <w:t>带水PVC管探测部分</w:t>
      </w:r>
    </w:p>
    <w:p w:rsidR="00962466" w:rsidRDefault="00962466">
      <w:pPr>
        <w:pStyle w:val="af"/>
        <w:rPr>
          <w:rFonts w:ascii="宋体" w:hAnsi="宋体" w:cs="宋体" w:hint="eastAsia"/>
          <w:sz w:val="24"/>
          <w:shd w:val="clear" w:color="auto" w:fill="FFFFFF"/>
        </w:rPr>
      </w:pPr>
      <w:r>
        <w:rPr>
          <w:rFonts w:ascii="宋体" w:hAnsi="宋体" w:cs="宋体" w:hint="eastAsia"/>
          <w:sz w:val="24"/>
          <w:shd w:val="clear" w:color="auto" w:fill="FFFFFF"/>
        </w:rPr>
        <w:t>（2）</w:t>
      </w:r>
      <w:r>
        <w:rPr>
          <w:rFonts w:ascii="宋体" w:hAnsi="宋体" w:cs="宋体" w:hint="eastAsia"/>
          <w:sz w:val="24"/>
          <w:shd w:val="clear" w:color="auto" w:fill="FFFFFF"/>
        </w:rPr>
        <w:t>带电电线探测部分</w:t>
      </w:r>
    </w:p>
    <w:p w:rsidR="00962466" w:rsidRDefault="00962466">
      <w:pPr>
        <w:pStyle w:val="af"/>
      </w:pPr>
      <w:r>
        <w:rPr>
          <w:rFonts w:ascii="宋体" w:hAnsi="宋体" w:cs="宋体" w:hint="eastAsia"/>
          <w:sz w:val="24"/>
          <w:shd w:val="clear" w:color="auto" w:fill="FFFFFF"/>
        </w:rPr>
        <w:t>（3）</w:t>
      </w:r>
      <w:r>
        <w:rPr>
          <w:rFonts w:ascii="宋体" w:hAnsi="宋体" w:cs="宋体" w:hint="eastAsia"/>
          <w:sz w:val="24"/>
          <w:shd w:val="clear" w:color="auto" w:fill="FFFFFF"/>
        </w:rPr>
        <w:t>金属探测部分</w:t>
      </w:r>
    </w:p>
  </w:comment>
  <w:comment w:id="122" w:author="Sky123.Org" w:date="2014-06-04T00:42:00Z" w:initials="S">
    <w:p w:rsidR="00962466" w:rsidRDefault="00962466">
      <w:pPr>
        <w:pStyle w:val="af"/>
      </w:pPr>
      <w:r>
        <w:rPr>
          <w:rStyle w:val="ae"/>
        </w:rPr>
        <w:annotationRef/>
      </w:r>
      <w:r>
        <w:rPr>
          <w:rFonts w:hint="eastAsia"/>
        </w:rPr>
        <w:t>图太小</w:t>
      </w:r>
    </w:p>
  </w:comment>
  <w:comment w:id="123" w:author="Sky123.Org" w:date="2014-06-04T00:43:00Z" w:initials="S">
    <w:p w:rsidR="00742FA1" w:rsidRDefault="00742FA1">
      <w:pPr>
        <w:pStyle w:val="af"/>
      </w:pPr>
      <w:r>
        <w:rPr>
          <w:rStyle w:val="ae"/>
        </w:rPr>
        <w:annotationRef/>
      </w:r>
      <w:r>
        <w:rPr>
          <w:rFonts w:hint="eastAsia"/>
        </w:rPr>
        <w:t>？？核实下电源</w:t>
      </w:r>
    </w:p>
  </w:comment>
  <w:comment w:id="128" w:author="Sky123.Org" w:date="2014-06-04T00:45:00Z" w:initials="S">
    <w:p w:rsidR="00742FA1" w:rsidRDefault="00742FA1">
      <w:pPr>
        <w:pStyle w:val="af"/>
      </w:pPr>
      <w:r>
        <w:rPr>
          <w:rStyle w:val="ae"/>
        </w:rPr>
        <w:annotationRef/>
      </w:r>
      <w:r>
        <w:rPr>
          <w:rFonts w:hint="eastAsia"/>
        </w:rPr>
        <w:t>再</w:t>
      </w:r>
    </w:p>
  </w:comment>
  <w:comment w:id="129" w:author="Sky123.Org" w:date="2014-06-04T00:45:00Z" w:initials="S">
    <w:p w:rsidR="00742FA1" w:rsidRDefault="00742FA1">
      <w:pPr>
        <w:pStyle w:val="af"/>
        <w:rPr>
          <w:rFonts w:hint="eastAsia"/>
        </w:rPr>
      </w:pPr>
      <w:r>
        <w:rPr>
          <w:rStyle w:val="ae"/>
        </w:rPr>
        <w:annotationRef/>
      </w:r>
      <w:r>
        <w:rPr>
          <w:rFonts w:hint="eastAsia"/>
        </w:rPr>
        <w:t>公式？</w:t>
      </w:r>
    </w:p>
    <w:p w:rsidR="00742FA1" w:rsidRDefault="00742FA1">
      <w:pPr>
        <w:pStyle w:val="af"/>
      </w:pPr>
    </w:p>
  </w:comment>
  <w:comment w:id="134" w:author="Sky123.Org" w:date="2014-06-04T00:47:00Z" w:initials="S">
    <w:p w:rsidR="00742FA1" w:rsidRDefault="00742FA1">
      <w:pPr>
        <w:pStyle w:val="af"/>
      </w:pPr>
      <w:r>
        <w:rPr>
          <w:rStyle w:val="ae"/>
        </w:rPr>
        <w:annotationRef/>
      </w:r>
      <w:r>
        <w:rPr>
          <w:rFonts w:hint="eastAsia"/>
        </w:rPr>
        <w:t>表格</w:t>
      </w:r>
    </w:p>
  </w:comment>
  <w:comment w:id="135" w:author="Sky123.Org" w:date="2014-06-04T00:47:00Z" w:initials="S">
    <w:p w:rsidR="00742FA1" w:rsidRPr="00742FA1" w:rsidRDefault="00742FA1">
      <w:pPr>
        <w:pStyle w:val="af"/>
      </w:pPr>
      <w:r>
        <w:rPr>
          <w:rStyle w:val="ae"/>
        </w:rPr>
        <w:annotationRef/>
      </w:r>
      <w:r>
        <w:rPr>
          <w:rFonts w:hint="eastAsia"/>
        </w:rPr>
        <w:t>后面呢？产生电容值以后呢？</w:t>
      </w:r>
    </w:p>
  </w:comment>
  <w:comment w:id="140" w:author="Sky123.Org" w:date="2014-06-04T00:49:00Z" w:initials="S">
    <w:p w:rsidR="00742FA1" w:rsidRDefault="00742FA1">
      <w:pPr>
        <w:pStyle w:val="af"/>
      </w:pPr>
      <w:r>
        <w:rPr>
          <w:rStyle w:val="ae"/>
        </w:rPr>
        <w:annotationRef/>
      </w:r>
      <w:r>
        <w:rPr>
          <w:rFonts w:hint="eastAsia"/>
        </w:rPr>
        <w:t>格式</w:t>
      </w:r>
    </w:p>
  </w:comment>
  <w:comment w:id="149" w:author="Sky123.Org" w:date="2014-06-04T00:50:00Z" w:initials="S">
    <w:p w:rsidR="00742FA1" w:rsidRDefault="00742FA1">
      <w:pPr>
        <w:pStyle w:val="af"/>
      </w:pPr>
      <w:r>
        <w:rPr>
          <w:rStyle w:val="ae"/>
        </w:rPr>
        <w:annotationRef/>
      </w:r>
      <w:r>
        <w:rPr>
          <w:rFonts w:hint="eastAsia"/>
        </w:rPr>
        <w:t>格式</w:t>
      </w:r>
    </w:p>
  </w:comment>
  <w:comment w:id="150" w:author="Sky123.Org" w:date="2014-06-04T00:51:00Z" w:initials="S">
    <w:p w:rsidR="00742FA1" w:rsidRDefault="00742FA1">
      <w:pPr>
        <w:pStyle w:val="af"/>
      </w:pPr>
      <w:r>
        <w:rPr>
          <w:rStyle w:val="ae"/>
        </w:rPr>
        <w:annotationRef/>
      </w:r>
      <w:r>
        <w:rPr>
          <w:rFonts w:hint="eastAsia"/>
        </w:rPr>
        <w:t>格式</w:t>
      </w:r>
    </w:p>
  </w:comment>
  <w:comment w:id="151" w:author="Sky123.Org" w:date="2014-06-04T00:51:00Z" w:initials="S">
    <w:p w:rsidR="00742FA1" w:rsidRDefault="00742FA1">
      <w:pPr>
        <w:pStyle w:val="af"/>
      </w:pPr>
      <w:r>
        <w:rPr>
          <w:rStyle w:val="ae"/>
        </w:rPr>
        <w:annotationRef/>
      </w:r>
      <w:r>
        <w:rPr>
          <w:rFonts w:hint="eastAsia"/>
        </w:rPr>
        <w:t>字体</w:t>
      </w:r>
    </w:p>
  </w:comment>
  <w:comment w:id="152" w:author="Sky123.Org" w:date="2014-06-04T00:53:00Z" w:initials="S">
    <w:p w:rsidR="00742FA1" w:rsidRDefault="00742FA1">
      <w:pPr>
        <w:pStyle w:val="af"/>
      </w:pPr>
      <w:r>
        <w:rPr>
          <w:rStyle w:val="ae"/>
        </w:rPr>
        <w:annotationRef/>
      </w:r>
      <w:r>
        <w:rPr>
          <w:rFonts w:hint="eastAsia"/>
        </w:rPr>
        <w:t>格式</w:t>
      </w:r>
      <w:r w:rsidR="00891EE3">
        <w:rPr>
          <w:rFonts w:hint="eastAsia"/>
        </w:rPr>
        <w:t xml:space="preserve">   </w:t>
      </w:r>
      <w:r w:rsidR="00891EE3">
        <w:rPr>
          <w:rFonts w:hint="eastAsia"/>
        </w:rPr>
        <w:t>图左下角</w:t>
      </w:r>
    </w:p>
  </w:comment>
  <w:comment w:id="163" w:author="Sky123.Org" w:date="2014-06-04T00:57:00Z" w:initials="S">
    <w:p w:rsidR="00891EE3" w:rsidRDefault="00891EE3">
      <w:pPr>
        <w:pStyle w:val="af"/>
      </w:pPr>
      <w:r>
        <w:rPr>
          <w:rStyle w:val="ae"/>
        </w:rPr>
        <w:annotationRef/>
      </w:r>
      <w:r>
        <w:rPr>
          <w:rFonts w:hint="eastAsia"/>
        </w:rPr>
        <w:t>这页格式</w:t>
      </w:r>
    </w:p>
  </w:comment>
  <w:comment w:id="168" w:author="Sky123.Org" w:date="2014-06-04T00:57:00Z" w:initials="S">
    <w:p w:rsidR="00891EE3" w:rsidRDefault="00891EE3">
      <w:pPr>
        <w:pStyle w:val="af"/>
      </w:pPr>
      <w:r>
        <w:rPr>
          <w:rStyle w:val="ae"/>
        </w:rPr>
        <w:annotationRef/>
      </w:r>
      <w:r>
        <w:rPr>
          <w:rFonts w:hint="eastAsia"/>
        </w:rPr>
        <w:t>公式</w:t>
      </w:r>
    </w:p>
  </w:comment>
  <w:comment w:id="173" w:author="Sky123.Org" w:date="2014-06-04T00:58:00Z" w:initials="S">
    <w:p w:rsidR="00891EE3" w:rsidRDefault="00891EE3">
      <w:pPr>
        <w:pStyle w:val="af"/>
      </w:pPr>
      <w:r>
        <w:rPr>
          <w:rStyle w:val="ae"/>
        </w:rPr>
        <w:annotationRef/>
      </w:r>
      <w:r>
        <w:rPr>
          <w:rFonts w:hint="eastAsia"/>
        </w:rPr>
        <w:t>是按照图说明的吗？不对应</w:t>
      </w:r>
    </w:p>
  </w:comment>
  <w:comment w:id="202" w:author="Sky123.Org" w:date="2014-06-04T01:02:00Z" w:initials="S">
    <w:p w:rsidR="00891EE3" w:rsidRDefault="00891EE3">
      <w:pPr>
        <w:pStyle w:val="af"/>
      </w:pPr>
      <w:r>
        <w:rPr>
          <w:rStyle w:val="ae"/>
        </w:rPr>
        <w:annotationRef/>
      </w:r>
      <w:r>
        <w:rPr>
          <w:rFonts w:hint="eastAsia"/>
        </w:rPr>
        <w:t>先设计，在仿真，仿真结果可以知道设计，使设计更加完善。在做实物焊接</w:t>
      </w:r>
    </w:p>
  </w:comment>
  <w:comment w:id="207" w:author="Sky123.Org" w:date="2014-06-04T01:03:00Z" w:initials="S">
    <w:p w:rsidR="005635A7" w:rsidRDefault="005635A7">
      <w:pPr>
        <w:pStyle w:val="af"/>
      </w:pPr>
      <w:r>
        <w:rPr>
          <w:rStyle w:val="ae"/>
        </w:rPr>
        <w:annotationRef/>
      </w:r>
      <w:r>
        <w:rPr>
          <w:rFonts w:hint="eastAsia"/>
        </w:rPr>
        <w:t>？</w:t>
      </w:r>
    </w:p>
  </w:comment>
  <w:comment w:id="214" w:author="Sky123.Org" w:date="2014-06-04T01:05:00Z" w:initials="S">
    <w:p w:rsidR="005635A7" w:rsidRDefault="005635A7">
      <w:pPr>
        <w:pStyle w:val="af"/>
        <w:rPr>
          <w:rFonts w:hint="eastAsia"/>
        </w:rPr>
      </w:pPr>
      <w:r>
        <w:rPr>
          <w:rStyle w:val="ae"/>
        </w:rPr>
        <w:annotationRef/>
      </w:r>
      <w:r>
        <w:rPr>
          <w:rFonts w:hint="eastAsia"/>
        </w:rPr>
        <w:t>哪里用到了？</w:t>
      </w:r>
    </w:p>
    <w:p w:rsidR="005635A7" w:rsidRDefault="005635A7">
      <w:pPr>
        <w:pStyle w:val="af"/>
      </w:pPr>
      <w:r>
        <w:rPr>
          <w:rFonts w:hint="eastAsia"/>
        </w:rPr>
        <w:t>参考文献太多</w:t>
      </w:r>
    </w:p>
  </w:comment>
  <w:comment w:id="223" w:author="Sky123.Org" w:date="2014-06-04T01:08:00Z" w:initials="S">
    <w:p w:rsidR="005635A7" w:rsidRDefault="005635A7">
      <w:pPr>
        <w:pStyle w:val="af"/>
      </w:pPr>
      <w:r>
        <w:rPr>
          <w:rStyle w:val="ae"/>
        </w:rPr>
        <w:annotationRef/>
      </w:r>
      <w:r>
        <w:rPr>
          <w:rFonts w:hint="eastAsia"/>
        </w:rPr>
        <w:t>？？？？？？？</w:t>
      </w:r>
    </w:p>
  </w:comment>
  <w:comment w:id="224" w:author="Sky123.Org" w:date="2014-06-04T01:07:00Z" w:initials="S">
    <w:p w:rsidR="005635A7" w:rsidRDefault="005635A7">
      <w:pPr>
        <w:pStyle w:val="af"/>
      </w:pPr>
      <w:r>
        <w:rPr>
          <w:rStyle w:val="ae"/>
        </w:rPr>
        <w:annotationRef/>
      </w:r>
      <w:r>
        <w:rPr>
          <w:rFonts w:hint="eastAsia"/>
        </w:rPr>
        <w:t>指导</w:t>
      </w:r>
    </w:p>
  </w:comment>
  <w:comment w:id="225" w:author="Sky123.Org" w:date="2014-06-04T01:07:00Z" w:initials="S">
    <w:p w:rsidR="005635A7" w:rsidRDefault="005635A7">
      <w:pPr>
        <w:pStyle w:val="af"/>
      </w:pPr>
      <w:r>
        <w:rPr>
          <w:rStyle w:val="ae"/>
        </w:rPr>
        <w:annotationRef/>
      </w:r>
      <w:r>
        <w:rPr>
          <w:rFonts w:hint="eastAsia"/>
        </w:rPr>
        <w:t>指导</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4683" w:rsidRDefault="009A4683">
      <w:r>
        <w:separator/>
      </w:r>
    </w:p>
  </w:endnote>
  <w:endnote w:type="continuationSeparator" w:id="1">
    <w:p w:rsidR="009A4683" w:rsidRDefault="009A468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ourier New">
    <w:panose1 w:val="02070309020205020404"/>
    <w:charset w:val="00"/>
    <w:family w:val="modern"/>
    <w:pitch w:val="fixed"/>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楷体">
    <w:altName w:val="Arial Unicode MS"/>
    <w:charset w:val="86"/>
    <w:family w:val="auto"/>
    <w:pitch w:val="default"/>
    <w:sig w:usb0="00000000"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 w:name="方正宋黑简体">
    <w:altName w:val="Times New Roman"/>
    <w:charset w:val="00"/>
    <w:family w:val="auto"/>
    <w:pitch w:val="default"/>
    <w:sig w:usb0="00000000" w:usb1="00000000" w:usb2="00000000" w:usb3="00000000" w:csb0="00040001" w:csb1="00000000"/>
  </w:font>
  <w:font w:name="Tahoma">
    <w:panose1 w:val="020B0604030504040204"/>
    <w:charset w:val="00"/>
    <w:family w:val="swiss"/>
    <w:pitch w:val="variable"/>
    <w:sig w:usb0="61002A87" w:usb1="80000000" w:usb2="00000008" w:usb3="00000000" w:csb0="000101FF" w:csb1="00000000"/>
  </w:font>
  <w:font w:name="微软雅黑">
    <w:panose1 w:val="020B0503020204020204"/>
    <w:charset w:val="86"/>
    <w:family w:val="swiss"/>
    <w:pitch w:val="variable"/>
    <w:sig w:usb0="80000287" w:usb1="2A0F3C52" w:usb2="00000016" w:usb3="00000000" w:csb0="0004001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4C3C" w:rsidRDefault="00684C3C">
    <w:pPr>
      <w:pStyle w:val="a9"/>
    </w:pPr>
    <w:r>
      <w:pict>
        <v:shapetype id="_x0000_t202" coordsize="21600,21600" o:spt="202" path="m,l,21600r21600,l21600,xe">
          <v:stroke joinstyle="miter"/>
          <v:path gradientshapeok="t" o:connecttype="rect"/>
        </v:shapetype>
        <v:shape id="文本框1" o:spid="_x0000_s2049" type="#_x0000_t202" style="position:absolute;margin-left:0;margin-top:0;width:2in;height:2in;z-index:251657728;mso-wrap-style:none;mso-position-horizontal:center;mso-position-horizontal-relative:margin" filled="f" stroked="f">
          <v:textbox style="mso-fit-shape-to-text:t" inset="0,0,0,0">
            <w:txbxContent>
              <w:p w:rsidR="00684C3C" w:rsidRDefault="00684C3C">
                <w:pPr>
                  <w:snapToGrid w:val="0"/>
                  <w:rPr>
                    <w:sz w:val="18"/>
                  </w:rPr>
                </w:pPr>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4683" w:rsidRDefault="009A4683">
      <w:r>
        <w:separator/>
      </w:r>
    </w:p>
  </w:footnote>
  <w:footnote w:type="continuationSeparator" w:id="1">
    <w:p w:rsidR="009A4683" w:rsidRDefault="009A468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36E1AD6"/>
    <w:multiLevelType w:val="singleLevel"/>
    <w:tmpl w:val="536E1AD6"/>
    <w:lvl w:ilvl="0">
      <w:start w:val="1"/>
      <w:numFmt w:val="decimal"/>
      <w:suff w:val="nothing"/>
      <w:lvlText w:val="%1、"/>
      <w:lvlJc w:val="left"/>
    </w:lvl>
  </w:abstractNum>
  <w:abstractNum w:abstractNumId="1">
    <w:nsid w:val="536EE4C5"/>
    <w:multiLevelType w:val="singleLevel"/>
    <w:tmpl w:val="536EE4C5"/>
    <w:lvl w:ilvl="0">
      <w:start w:val="1"/>
      <w:numFmt w:val="lowerLetter"/>
      <w:suff w:val="space"/>
      <w:lvlText w:val="(%1)"/>
      <w:lvlJc w:val="left"/>
    </w:lvl>
  </w:abstractNum>
  <w:abstractNum w:abstractNumId="2">
    <w:nsid w:val="5370364B"/>
    <w:multiLevelType w:val="singleLevel"/>
    <w:tmpl w:val="5370364B"/>
    <w:lvl w:ilvl="0">
      <w:start w:val="1"/>
      <w:numFmt w:val="decimal"/>
      <w:suff w:val="nothing"/>
      <w:lvlText w:val="（%1）"/>
      <w:lvlJc w:val="left"/>
    </w:lvl>
  </w:abstractNum>
  <w:abstractNum w:abstractNumId="3">
    <w:nsid w:val="53706EC3"/>
    <w:multiLevelType w:val="singleLevel"/>
    <w:tmpl w:val="53706EC3"/>
    <w:lvl w:ilvl="0">
      <w:start w:val="1"/>
      <w:numFmt w:val="decimal"/>
      <w:suff w:val="nothing"/>
      <w:lvlText w:val="（%1）"/>
      <w:lvlJc w:val="left"/>
    </w:lvl>
  </w:abstractNum>
  <w:abstractNum w:abstractNumId="4">
    <w:nsid w:val="53707ED7"/>
    <w:multiLevelType w:val="singleLevel"/>
    <w:tmpl w:val="53707ED7"/>
    <w:lvl w:ilvl="0">
      <w:start w:val="1"/>
      <w:numFmt w:val="chineseCounting"/>
      <w:suff w:val="space"/>
      <w:lvlText w:val="第%1章"/>
      <w:lvlJc w:val="left"/>
    </w:lvl>
  </w:abstractNum>
  <w:abstractNum w:abstractNumId="5">
    <w:nsid w:val="5371D92F"/>
    <w:multiLevelType w:val="singleLevel"/>
    <w:tmpl w:val="5371D92F"/>
    <w:lvl w:ilvl="0">
      <w:start w:val="1"/>
      <w:numFmt w:val="bullet"/>
      <w:lvlText w:val=""/>
      <w:lvlJc w:val="left"/>
      <w:pPr>
        <w:tabs>
          <w:tab w:val="num" w:pos="420"/>
        </w:tabs>
        <w:ind w:left="420" w:hanging="420"/>
      </w:pPr>
      <w:rPr>
        <w:rFonts w:ascii="Wingdings" w:hAnsi="Wingdings" w:hint="default"/>
      </w:rPr>
    </w:lvl>
  </w:abstractNum>
  <w:abstractNum w:abstractNumId="6">
    <w:nsid w:val="53720782"/>
    <w:multiLevelType w:val="singleLevel"/>
    <w:tmpl w:val="53720782"/>
    <w:lvl w:ilvl="0">
      <w:start w:val="1"/>
      <w:numFmt w:val="decimal"/>
      <w:suff w:val="nothing"/>
      <w:lvlText w:val="%1."/>
      <w:lvlJc w:val="left"/>
    </w:lvl>
  </w:abstractNum>
  <w:abstractNum w:abstractNumId="7">
    <w:nsid w:val="53720EE0"/>
    <w:multiLevelType w:val="singleLevel"/>
    <w:tmpl w:val="53720EE0"/>
    <w:lvl w:ilvl="0">
      <w:start w:val="1"/>
      <w:numFmt w:val="bullet"/>
      <w:lvlText w:val=""/>
      <w:lvlJc w:val="left"/>
      <w:pPr>
        <w:tabs>
          <w:tab w:val="num" w:pos="420"/>
        </w:tabs>
        <w:ind w:left="420" w:hanging="420"/>
      </w:pPr>
      <w:rPr>
        <w:rFonts w:ascii="Wingdings" w:hAnsi="Wingdings" w:hint="default"/>
      </w:rPr>
    </w:lvl>
  </w:abstractNum>
  <w:abstractNum w:abstractNumId="8">
    <w:nsid w:val="537210F8"/>
    <w:multiLevelType w:val="singleLevel"/>
    <w:tmpl w:val="537210F8"/>
    <w:lvl w:ilvl="0">
      <w:start w:val="1"/>
      <w:numFmt w:val="bullet"/>
      <w:lvlText w:val=""/>
      <w:lvlJc w:val="left"/>
      <w:pPr>
        <w:tabs>
          <w:tab w:val="num" w:pos="420"/>
        </w:tabs>
        <w:ind w:left="420" w:hanging="420"/>
      </w:pPr>
      <w:rPr>
        <w:rFonts w:ascii="Wingdings" w:hAnsi="Wingdings" w:hint="default"/>
      </w:rPr>
    </w:lvl>
  </w:abstractNum>
  <w:abstractNum w:abstractNumId="9">
    <w:nsid w:val="537213F8"/>
    <w:multiLevelType w:val="singleLevel"/>
    <w:tmpl w:val="537213F8"/>
    <w:lvl w:ilvl="0">
      <w:start w:val="3"/>
      <w:numFmt w:val="decimal"/>
      <w:suff w:val="nothing"/>
      <w:lvlText w:val="%1."/>
      <w:lvlJc w:val="left"/>
    </w:lvl>
  </w:abstractNum>
  <w:abstractNum w:abstractNumId="10">
    <w:nsid w:val="537214B5"/>
    <w:multiLevelType w:val="singleLevel"/>
    <w:tmpl w:val="537214B5"/>
    <w:lvl w:ilvl="0">
      <w:start w:val="1"/>
      <w:numFmt w:val="bullet"/>
      <w:lvlText w:val=""/>
      <w:lvlJc w:val="left"/>
      <w:pPr>
        <w:tabs>
          <w:tab w:val="num" w:pos="420"/>
        </w:tabs>
        <w:ind w:left="420" w:hanging="420"/>
      </w:pPr>
      <w:rPr>
        <w:rFonts w:ascii="Wingdings" w:hAnsi="Wingdings" w:hint="default"/>
      </w:rPr>
    </w:lvl>
  </w:abstractNum>
  <w:abstractNum w:abstractNumId="11">
    <w:nsid w:val="5372CB7D"/>
    <w:multiLevelType w:val="singleLevel"/>
    <w:tmpl w:val="5372CB7D"/>
    <w:lvl w:ilvl="0">
      <w:start w:val="1"/>
      <w:numFmt w:val="decimal"/>
      <w:suff w:val="nothing"/>
      <w:lvlText w:val="%1）"/>
      <w:lvlJc w:val="left"/>
    </w:lvl>
  </w:abstractNum>
  <w:abstractNum w:abstractNumId="12">
    <w:nsid w:val="5372D4B6"/>
    <w:multiLevelType w:val="singleLevel"/>
    <w:tmpl w:val="5372D4B6"/>
    <w:lvl w:ilvl="0">
      <w:start w:val="2"/>
      <w:numFmt w:val="decimal"/>
      <w:suff w:val="nothing"/>
      <w:lvlText w:val="%1）"/>
      <w:lvlJc w:val="left"/>
    </w:lvl>
  </w:abstractNum>
  <w:abstractNum w:abstractNumId="13">
    <w:nsid w:val="537425A4"/>
    <w:multiLevelType w:val="singleLevel"/>
    <w:tmpl w:val="537425A4"/>
    <w:lvl w:ilvl="0">
      <w:start w:val="2"/>
      <w:numFmt w:val="decimal"/>
      <w:suff w:val="nothing"/>
      <w:lvlText w:val="%1）"/>
      <w:lvlJc w:val="left"/>
    </w:lvl>
  </w:abstractNum>
  <w:abstractNum w:abstractNumId="14">
    <w:nsid w:val="5374B14B"/>
    <w:multiLevelType w:val="singleLevel"/>
    <w:tmpl w:val="5374B14B"/>
    <w:lvl w:ilvl="0">
      <w:start w:val="1"/>
      <w:numFmt w:val="decimal"/>
      <w:suff w:val="nothing"/>
      <w:lvlText w:val="%1）"/>
      <w:lvlJc w:val="left"/>
    </w:lvl>
  </w:abstractNum>
  <w:abstractNum w:abstractNumId="15">
    <w:nsid w:val="537F12FE"/>
    <w:multiLevelType w:val="singleLevel"/>
    <w:tmpl w:val="537F12FE"/>
    <w:lvl w:ilvl="0">
      <w:start w:val="3"/>
      <w:numFmt w:val="decimal"/>
      <w:suff w:val="space"/>
      <w:lvlText w:val="（%1）"/>
      <w:lvlJc w:val="left"/>
    </w:lvl>
  </w:abstractNum>
  <w:abstractNum w:abstractNumId="16">
    <w:nsid w:val="5380A407"/>
    <w:multiLevelType w:val="singleLevel"/>
    <w:tmpl w:val="5380A407"/>
    <w:lvl w:ilvl="0">
      <w:start w:val="1"/>
      <w:numFmt w:val="decimal"/>
      <w:suff w:val="nothing"/>
      <w:lvlText w:val="%1）"/>
      <w:lvlJc w:val="left"/>
    </w:lvl>
  </w:abstractNum>
  <w:abstractNum w:abstractNumId="17">
    <w:nsid w:val="538DCD1E"/>
    <w:multiLevelType w:val="singleLevel"/>
    <w:tmpl w:val="538DCD1E"/>
    <w:lvl w:ilvl="0">
      <w:start w:val="1"/>
      <w:numFmt w:val="chineseCounting"/>
      <w:suff w:val="nothing"/>
      <w:lvlText w:val="%1、"/>
      <w:lvlJc w:val="left"/>
    </w:lvl>
  </w:abstractNum>
  <w:abstractNum w:abstractNumId="18">
    <w:nsid w:val="6BBC4E1C"/>
    <w:multiLevelType w:val="multilevel"/>
    <w:tmpl w:val="6BBC4E1C"/>
    <w:lvl w:ilvl="0">
      <w:start w:val="1"/>
      <w:numFmt w:val="decimal"/>
      <w:lvlText w:val="%1."/>
      <w:lvlJc w:val="left"/>
      <w:pPr>
        <w:tabs>
          <w:tab w:val="num" w:pos="360"/>
        </w:tabs>
        <w:ind w:left="360" w:hanging="360"/>
      </w:pPr>
      <w:rPr>
        <w:rFonts w:eastAsia="黑体" w:hint="default"/>
        <w:sz w:val="28"/>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17"/>
  </w:num>
  <w:num w:numId="2">
    <w:abstractNumId w:val="18"/>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
  </w:num>
  <w:num w:numId="1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bordersDoNotSurroundHeader/>
  <w:bordersDoNotSurroundFooter/>
  <w:stylePaneFormatFilter w:val="3F01"/>
  <w:trackRevisions/>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5122" fillcolor="#9cbee0" strokecolor="#739cc3">
      <v:fill color="#9cbee0" color2="#bbd5f0" type="gradient">
        <o:fill v:ext="view" type="gradientUnscaled"/>
      </v:fill>
      <v:stroke color="#739cc3" weight="1.25pt"/>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172A27"/>
    <w:rsid w:val="002354AA"/>
    <w:rsid w:val="002744DC"/>
    <w:rsid w:val="00372A5C"/>
    <w:rsid w:val="003E2332"/>
    <w:rsid w:val="005635A7"/>
    <w:rsid w:val="00684C3C"/>
    <w:rsid w:val="00742FA1"/>
    <w:rsid w:val="007C5775"/>
    <w:rsid w:val="00891EE3"/>
    <w:rsid w:val="00960D18"/>
    <w:rsid w:val="00962466"/>
    <w:rsid w:val="009A4683"/>
    <w:rsid w:val="00B174E5"/>
    <w:rsid w:val="00B70E6D"/>
    <w:rsid w:val="00E0132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70E6D"/>
    <w:pPr>
      <w:widowControl w:val="0"/>
      <w:jc w:val="both"/>
    </w:pPr>
    <w:rPr>
      <w:kern w:val="2"/>
      <w:sz w:val="21"/>
      <w:szCs w:val="24"/>
    </w:rPr>
  </w:style>
  <w:style w:type="paragraph" w:styleId="1">
    <w:name w:val="heading 1"/>
    <w:basedOn w:val="a"/>
    <w:next w:val="a"/>
    <w:qFormat/>
    <w:rsid w:val="00B70E6D"/>
    <w:pPr>
      <w:keepNext/>
      <w:spacing w:line="300" w:lineRule="auto"/>
      <w:jc w:val="center"/>
      <w:outlineLvl w:val="0"/>
    </w:pPr>
    <w:rPr>
      <w:b/>
      <w:b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rsid w:val="00B70E6D"/>
  </w:style>
  <w:style w:type="paragraph" w:styleId="a4">
    <w:name w:val="Plain Text"/>
    <w:basedOn w:val="a"/>
    <w:rsid w:val="00B70E6D"/>
    <w:rPr>
      <w:rFonts w:ascii="宋体" w:hAnsi="Courier New" w:cs="Courier New"/>
      <w:szCs w:val="21"/>
    </w:rPr>
  </w:style>
  <w:style w:type="paragraph" w:styleId="2">
    <w:name w:val="toc 2"/>
    <w:basedOn w:val="a"/>
    <w:next w:val="a"/>
    <w:rsid w:val="00B70E6D"/>
    <w:pPr>
      <w:ind w:leftChars="200" w:left="420"/>
    </w:pPr>
  </w:style>
  <w:style w:type="paragraph" w:styleId="4">
    <w:name w:val="toc 4"/>
    <w:basedOn w:val="a"/>
    <w:next w:val="a"/>
    <w:rsid w:val="00B70E6D"/>
    <w:pPr>
      <w:ind w:leftChars="600" w:left="1260"/>
    </w:pPr>
  </w:style>
  <w:style w:type="paragraph" w:styleId="3">
    <w:name w:val="toc 3"/>
    <w:basedOn w:val="a"/>
    <w:next w:val="a"/>
    <w:rsid w:val="00B70E6D"/>
    <w:pPr>
      <w:ind w:leftChars="400" w:left="840"/>
    </w:pPr>
  </w:style>
  <w:style w:type="paragraph" w:styleId="6">
    <w:name w:val="toc 6"/>
    <w:basedOn w:val="a"/>
    <w:next w:val="a"/>
    <w:rsid w:val="00B70E6D"/>
    <w:pPr>
      <w:ind w:leftChars="1000" w:left="2100"/>
    </w:pPr>
  </w:style>
  <w:style w:type="paragraph" w:styleId="a5">
    <w:name w:val="header"/>
    <w:basedOn w:val="a"/>
    <w:rsid w:val="00B70E6D"/>
    <w:pPr>
      <w:pBdr>
        <w:bottom w:val="single" w:sz="6" w:space="1" w:color="auto"/>
      </w:pBdr>
      <w:tabs>
        <w:tab w:val="center" w:pos="4153"/>
        <w:tab w:val="right" w:pos="8306"/>
      </w:tabs>
      <w:snapToGrid w:val="0"/>
      <w:jc w:val="center"/>
    </w:pPr>
    <w:rPr>
      <w:sz w:val="18"/>
      <w:szCs w:val="18"/>
    </w:rPr>
  </w:style>
  <w:style w:type="paragraph" w:styleId="7">
    <w:name w:val="toc 7"/>
    <w:basedOn w:val="a"/>
    <w:next w:val="a"/>
    <w:rsid w:val="00B70E6D"/>
    <w:pPr>
      <w:ind w:leftChars="1200" w:left="2520"/>
    </w:pPr>
  </w:style>
  <w:style w:type="paragraph" w:styleId="5">
    <w:name w:val="toc 5"/>
    <w:basedOn w:val="a"/>
    <w:next w:val="a"/>
    <w:rsid w:val="00B70E6D"/>
    <w:pPr>
      <w:ind w:leftChars="800" w:left="1680"/>
    </w:pPr>
  </w:style>
  <w:style w:type="paragraph" w:styleId="a6">
    <w:name w:val="Body Text Indent"/>
    <w:basedOn w:val="a"/>
    <w:rsid w:val="00B70E6D"/>
    <w:pPr>
      <w:ind w:firstLine="480"/>
    </w:pPr>
    <w:rPr>
      <w:sz w:val="24"/>
      <w:szCs w:val="20"/>
    </w:rPr>
  </w:style>
  <w:style w:type="paragraph" w:styleId="10">
    <w:name w:val="toc 1"/>
    <w:basedOn w:val="a"/>
    <w:next w:val="a"/>
    <w:rsid w:val="00B70E6D"/>
  </w:style>
  <w:style w:type="paragraph" w:styleId="a7">
    <w:name w:val="Body Text"/>
    <w:basedOn w:val="a"/>
    <w:rsid w:val="00B70E6D"/>
    <w:rPr>
      <w:sz w:val="24"/>
      <w:szCs w:val="20"/>
    </w:rPr>
  </w:style>
  <w:style w:type="paragraph" w:styleId="9">
    <w:name w:val="toc 9"/>
    <w:basedOn w:val="a"/>
    <w:next w:val="a"/>
    <w:rsid w:val="00B70E6D"/>
    <w:pPr>
      <w:ind w:leftChars="1600" w:left="3360"/>
    </w:pPr>
  </w:style>
  <w:style w:type="paragraph" w:styleId="a8">
    <w:name w:val="Normal Indent"/>
    <w:basedOn w:val="a"/>
    <w:rsid w:val="00B70E6D"/>
    <w:pPr>
      <w:ind w:firstLine="420"/>
    </w:pPr>
  </w:style>
  <w:style w:type="paragraph" w:styleId="8">
    <w:name w:val="toc 8"/>
    <w:basedOn w:val="a"/>
    <w:next w:val="a"/>
    <w:rsid w:val="00B70E6D"/>
    <w:pPr>
      <w:ind w:leftChars="1400" w:left="2940"/>
    </w:pPr>
  </w:style>
  <w:style w:type="paragraph" w:styleId="a9">
    <w:name w:val="footer"/>
    <w:basedOn w:val="a"/>
    <w:rsid w:val="00B70E6D"/>
    <w:pPr>
      <w:tabs>
        <w:tab w:val="center" w:pos="4153"/>
        <w:tab w:val="right" w:pos="8306"/>
      </w:tabs>
      <w:snapToGrid w:val="0"/>
      <w:jc w:val="left"/>
    </w:pPr>
    <w:rPr>
      <w:sz w:val="18"/>
      <w:szCs w:val="18"/>
    </w:rPr>
  </w:style>
  <w:style w:type="paragraph" w:styleId="aa">
    <w:name w:val="endnote text"/>
    <w:basedOn w:val="a"/>
    <w:link w:val="Char"/>
    <w:rsid w:val="002744DC"/>
    <w:pPr>
      <w:snapToGrid w:val="0"/>
      <w:jc w:val="left"/>
    </w:pPr>
  </w:style>
  <w:style w:type="character" w:customStyle="1" w:styleId="Char">
    <w:name w:val="尾注文本 Char"/>
    <w:basedOn w:val="a0"/>
    <w:link w:val="aa"/>
    <w:rsid w:val="002744DC"/>
    <w:rPr>
      <w:kern w:val="2"/>
      <w:sz w:val="21"/>
      <w:szCs w:val="24"/>
    </w:rPr>
  </w:style>
  <w:style w:type="character" w:styleId="ab">
    <w:name w:val="endnote reference"/>
    <w:basedOn w:val="a0"/>
    <w:rsid w:val="002744DC"/>
    <w:rPr>
      <w:vertAlign w:val="superscript"/>
    </w:rPr>
  </w:style>
  <w:style w:type="paragraph" w:styleId="ac">
    <w:name w:val="Revision"/>
    <w:hidden/>
    <w:uiPriority w:val="99"/>
    <w:semiHidden/>
    <w:rsid w:val="002744DC"/>
    <w:rPr>
      <w:kern w:val="2"/>
      <w:sz w:val="21"/>
      <w:szCs w:val="24"/>
    </w:rPr>
  </w:style>
  <w:style w:type="paragraph" w:styleId="ad">
    <w:name w:val="Balloon Text"/>
    <w:basedOn w:val="a"/>
    <w:link w:val="Char0"/>
    <w:rsid w:val="002744DC"/>
    <w:rPr>
      <w:sz w:val="18"/>
      <w:szCs w:val="18"/>
    </w:rPr>
  </w:style>
  <w:style w:type="character" w:customStyle="1" w:styleId="Char0">
    <w:name w:val="批注框文本 Char"/>
    <w:basedOn w:val="a0"/>
    <w:link w:val="ad"/>
    <w:rsid w:val="002744DC"/>
    <w:rPr>
      <w:kern w:val="2"/>
      <w:sz w:val="18"/>
      <w:szCs w:val="18"/>
    </w:rPr>
  </w:style>
  <w:style w:type="character" w:styleId="ae">
    <w:name w:val="annotation reference"/>
    <w:basedOn w:val="a0"/>
    <w:rsid w:val="002744DC"/>
    <w:rPr>
      <w:sz w:val="21"/>
      <w:szCs w:val="21"/>
    </w:rPr>
  </w:style>
  <w:style w:type="paragraph" w:styleId="af">
    <w:name w:val="annotation text"/>
    <w:basedOn w:val="a"/>
    <w:link w:val="Char1"/>
    <w:rsid w:val="002744DC"/>
    <w:pPr>
      <w:jc w:val="left"/>
    </w:pPr>
  </w:style>
  <w:style w:type="character" w:customStyle="1" w:styleId="Char1">
    <w:name w:val="批注文字 Char"/>
    <w:basedOn w:val="a0"/>
    <w:link w:val="af"/>
    <w:rsid w:val="002744DC"/>
    <w:rPr>
      <w:kern w:val="2"/>
      <w:sz w:val="21"/>
      <w:szCs w:val="24"/>
    </w:rPr>
  </w:style>
  <w:style w:type="paragraph" w:styleId="af0">
    <w:name w:val="annotation subject"/>
    <w:basedOn w:val="af"/>
    <w:next w:val="af"/>
    <w:link w:val="Char2"/>
    <w:rsid w:val="002744DC"/>
    <w:rPr>
      <w:b/>
      <w:bCs/>
    </w:rPr>
  </w:style>
  <w:style w:type="character" w:customStyle="1" w:styleId="Char2">
    <w:name w:val="批注主题 Char"/>
    <w:basedOn w:val="Char1"/>
    <w:link w:val="af0"/>
    <w:rsid w:val="002744DC"/>
    <w:rPr>
      <w:b/>
      <w:bCs/>
    </w:rPr>
  </w:style>
  <w:style w:type="paragraph" w:styleId="af1">
    <w:name w:val="Date"/>
    <w:basedOn w:val="a"/>
    <w:next w:val="a"/>
    <w:link w:val="Char3"/>
    <w:rsid w:val="00B174E5"/>
    <w:pPr>
      <w:ind w:leftChars="2500" w:left="100"/>
    </w:pPr>
  </w:style>
  <w:style w:type="character" w:customStyle="1" w:styleId="Char3">
    <w:name w:val="日期 Char"/>
    <w:basedOn w:val="a0"/>
    <w:link w:val="af1"/>
    <w:rsid w:val="00B174E5"/>
    <w:rPr>
      <w:kern w:val="2"/>
      <w:sz w:val="21"/>
      <w:szCs w:val="24"/>
    </w:rPr>
  </w:style>
</w:styles>
</file>

<file path=word/webSettings.xml><?xml version="1.0" encoding="utf-8"?>
<w:webSettings xmlns:r="http://schemas.openxmlformats.org/officeDocument/2006/relationships" xmlns:w="http://schemas.openxmlformats.org/wordprocessingml/2006/main">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46.wmf"/><Relationship Id="rId303" Type="http://schemas.openxmlformats.org/officeDocument/2006/relationships/image" Target="media/image148.wmf"/><Relationship Id="rId21" Type="http://schemas.openxmlformats.org/officeDocument/2006/relationships/image" Target="media/image9.wmf"/><Relationship Id="rId42" Type="http://schemas.openxmlformats.org/officeDocument/2006/relationships/image" Target="media/image20.wmf"/><Relationship Id="rId63" Type="http://schemas.openxmlformats.org/officeDocument/2006/relationships/oleObject" Target="embeddings/oleObject23.bin"/><Relationship Id="rId84" Type="http://schemas.openxmlformats.org/officeDocument/2006/relationships/oleObject" Target="embeddings/oleObject31.bin"/><Relationship Id="rId138" Type="http://schemas.openxmlformats.org/officeDocument/2006/relationships/oleObject" Target="embeddings/oleObject61.bin"/><Relationship Id="rId159" Type="http://schemas.openxmlformats.org/officeDocument/2006/relationships/image" Target="media/image76.wmf"/><Relationship Id="rId324" Type="http://schemas.openxmlformats.org/officeDocument/2006/relationships/image" Target="media/image158.png"/><Relationship Id="rId345" Type="http://schemas.openxmlformats.org/officeDocument/2006/relationships/oleObject" Target="embeddings/oleObject156.bin"/><Relationship Id="rId366" Type="http://schemas.openxmlformats.org/officeDocument/2006/relationships/oleObject" Target="embeddings/oleObject165.bin"/><Relationship Id="rId170" Type="http://schemas.openxmlformats.org/officeDocument/2006/relationships/image" Target="media/image80.png"/><Relationship Id="rId191" Type="http://schemas.openxmlformats.org/officeDocument/2006/relationships/oleObject" Target="embeddings/oleObject90.bin"/><Relationship Id="rId205" Type="http://schemas.openxmlformats.org/officeDocument/2006/relationships/image" Target="media/image98.wmf"/><Relationship Id="rId226" Type="http://schemas.openxmlformats.org/officeDocument/2006/relationships/image" Target="media/image107.wmf"/><Relationship Id="rId247" Type="http://schemas.openxmlformats.org/officeDocument/2006/relationships/image" Target="media/image118.png"/><Relationship Id="rId107" Type="http://schemas.openxmlformats.org/officeDocument/2006/relationships/oleObject" Target="embeddings/oleObject44.bin"/><Relationship Id="rId268" Type="http://schemas.openxmlformats.org/officeDocument/2006/relationships/image" Target="media/image130.wmf"/><Relationship Id="rId289" Type="http://schemas.openxmlformats.org/officeDocument/2006/relationships/image" Target="media/image141.wmf"/><Relationship Id="rId11" Type="http://schemas.openxmlformats.org/officeDocument/2006/relationships/image" Target="media/image2.png"/><Relationship Id="rId32" Type="http://schemas.openxmlformats.org/officeDocument/2006/relationships/image" Target="media/image15.wmf"/><Relationship Id="rId53" Type="http://schemas.openxmlformats.org/officeDocument/2006/relationships/oleObject" Target="embeddings/oleObject18.bin"/><Relationship Id="rId74" Type="http://schemas.openxmlformats.org/officeDocument/2006/relationships/image" Target="media/image37.png"/><Relationship Id="rId128" Type="http://schemas.openxmlformats.org/officeDocument/2006/relationships/oleObject" Target="embeddings/oleObject55.bin"/><Relationship Id="rId149" Type="http://schemas.openxmlformats.org/officeDocument/2006/relationships/oleObject" Target="embeddings/oleObject67.bin"/><Relationship Id="rId314" Type="http://schemas.openxmlformats.org/officeDocument/2006/relationships/image" Target="media/image153.wmf"/><Relationship Id="rId335" Type="http://schemas.openxmlformats.org/officeDocument/2006/relationships/oleObject" Target="embeddings/oleObject152.bin"/><Relationship Id="rId356" Type="http://schemas.openxmlformats.org/officeDocument/2006/relationships/oleObject" Target="embeddings/oleObject162.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oleObject" Target="embeddings/oleObject73.bin"/><Relationship Id="rId181" Type="http://schemas.openxmlformats.org/officeDocument/2006/relationships/oleObject" Target="embeddings/oleObject85.bin"/><Relationship Id="rId216" Type="http://schemas.openxmlformats.org/officeDocument/2006/relationships/oleObject" Target="embeddings/oleObject103.bin"/><Relationship Id="rId237" Type="http://schemas.openxmlformats.org/officeDocument/2006/relationships/oleObject" Target="embeddings/oleObject114.bin"/><Relationship Id="rId258" Type="http://schemas.openxmlformats.org/officeDocument/2006/relationships/oleObject" Target="embeddings/oleObject121.bin"/><Relationship Id="rId279" Type="http://schemas.openxmlformats.org/officeDocument/2006/relationships/oleObject" Target="embeddings/oleObject131.bin"/><Relationship Id="rId22" Type="http://schemas.openxmlformats.org/officeDocument/2006/relationships/oleObject" Target="embeddings/oleObject3.bin"/><Relationship Id="rId43" Type="http://schemas.openxmlformats.org/officeDocument/2006/relationships/oleObject" Target="embeddings/oleObject13.bin"/><Relationship Id="rId64" Type="http://schemas.openxmlformats.org/officeDocument/2006/relationships/image" Target="media/image31.wmf"/><Relationship Id="rId118" Type="http://schemas.openxmlformats.org/officeDocument/2006/relationships/image" Target="media/image58.wmf"/><Relationship Id="rId139" Type="http://schemas.openxmlformats.org/officeDocument/2006/relationships/image" Target="media/image67.wmf"/><Relationship Id="rId290" Type="http://schemas.openxmlformats.org/officeDocument/2006/relationships/oleObject" Target="embeddings/oleObject135.bin"/><Relationship Id="rId304" Type="http://schemas.openxmlformats.org/officeDocument/2006/relationships/oleObject" Target="embeddings/oleObject142.bin"/><Relationship Id="rId325" Type="http://schemas.openxmlformats.org/officeDocument/2006/relationships/image" Target="media/image159.png"/><Relationship Id="rId346" Type="http://schemas.openxmlformats.org/officeDocument/2006/relationships/image" Target="media/image174.wmf"/><Relationship Id="rId367" Type="http://schemas.openxmlformats.org/officeDocument/2006/relationships/oleObject" Target="embeddings/oleObject166.bin"/><Relationship Id="rId85" Type="http://schemas.openxmlformats.org/officeDocument/2006/relationships/image" Target="media/image43.wmf"/><Relationship Id="rId150" Type="http://schemas.openxmlformats.org/officeDocument/2006/relationships/image" Target="media/image72.wmf"/><Relationship Id="rId171" Type="http://schemas.openxmlformats.org/officeDocument/2006/relationships/image" Target="media/image81.png"/><Relationship Id="rId192" Type="http://schemas.openxmlformats.org/officeDocument/2006/relationships/image" Target="media/image91.wmf"/><Relationship Id="rId206" Type="http://schemas.openxmlformats.org/officeDocument/2006/relationships/oleObject" Target="embeddings/oleObject97.bin"/><Relationship Id="rId227" Type="http://schemas.openxmlformats.org/officeDocument/2006/relationships/oleObject" Target="embeddings/oleObject109.bin"/><Relationship Id="rId248" Type="http://schemas.openxmlformats.org/officeDocument/2006/relationships/image" Target="media/image119.png"/><Relationship Id="rId269" Type="http://schemas.openxmlformats.org/officeDocument/2006/relationships/oleObject" Target="embeddings/oleObject126.bin"/><Relationship Id="rId12" Type="http://schemas.openxmlformats.org/officeDocument/2006/relationships/image" Target="media/image3.png"/><Relationship Id="rId33" Type="http://schemas.openxmlformats.org/officeDocument/2006/relationships/oleObject" Target="embeddings/oleObject8.bin"/><Relationship Id="rId108" Type="http://schemas.openxmlformats.org/officeDocument/2006/relationships/image" Target="media/image53.wmf"/><Relationship Id="rId129" Type="http://schemas.openxmlformats.org/officeDocument/2006/relationships/oleObject" Target="embeddings/oleObject56.bin"/><Relationship Id="rId280" Type="http://schemas.openxmlformats.org/officeDocument/2006/relationships/hyperlink" Target="http://www.so.com/s?q=LC&#22238;&#36335;&amp;ie=utf-8&amp;src=wenda_link" TargetMode="External"/><Relationship Id="rId315" Type="http://schemas.openxmlformats.org/officeDocument/2006/relationships/oleObject" Target="embeddings/oleObject148.bin"/><Relationship Id="rId336" Type="http://schemas.openxmlformats.org/officeDocument/2006/relationships/image" Target="media/image168.png"/><Relationship Id="rId357" Type="http://schemas.openxmlformats.org/officeDocument/2006/relationships/oleObject" Target="embeddings/oleObject163.bin"/><Relationship Id="rId54" Type="http://schemas.openxmlformats.org/officeDocument/2006/relationships/image" Target="media/image26.wmf"/><Relationship Id="rId75" Type="http://schemas.openxmlformats.org/officeDocument/2006/relationships/image" Target="media/image38.wmf"/><Relationship Id="rId96" Type="http://schemas.openxmlformats.org/officeDocument/2006/relationships/image" Target="media/image48.wmf"/><Relationship Id="rId140" Type="http://schemas.openxmlformats.org/officeDocument/2006/relationships/oleObject" Target="embeddings/oleObject62.bin"/><Relationship Id="rId161" Type="http://schemas.openxmlformats.org/officeDocument/2006/relationships/image" Target="media/image77.wmf"/><Relationship Id="rId182" Type="http://schemas.openxmlformats.org/officeDocument/2006/relationships/image" Target="media/image86.wmf"/><Relationship Id="rId217" Type="http://schemas.openxmlformats.org/officeDocument/2006/relationships/oleObject" Target="embeddings/oleObject104.bin"/><Relationship Id="rId6" Type="http://schemas.openxmlformats.org/officeDocument/2006/relationships/footnotes" Target="footnotes.xml"/><Relationship Id="rId238" Type="http://schemas.openxmlformats.org/officeDocument/2006/relationships/hyperlink" Target="http://www.so.com/s?q=&#25130;&#27490;&#39057;&#29575;&amp;ie=utf-8&amp;src=wenda_link" TargetMode="External"/><Relationship Id="rId259" Type="http://schemas.openxmlformats.org/officeDocument/2006/relationships/image" Target="media/image125.png"/><Relationship Id="rId23" Type="http://schemas.openxmlformats.org/officeDocument/2006/relationships/image" Target="media/image10.png"/><Relationship Id="rId119" Type="http://schemas.openxmlformats.org/officeDocument/2006/relationships/oleObject" Target="embeddings/oleObject50.bin"/><Relationship Id="rId270" Type="http://schemas.openxmlformats.org/officeDocument/2006/relationships/image" Target="media/image131.wmf"/><Relationship Id="rId291" Type="http://schemas.openxmlformats.org/officeDocument/2006/relationships/image" Target="media/image142.wmf"/><Relationship Id="rId305" Type="http://schemas.openxmlformats.org/officeDocument/2006/relationships/oleObject" Target="embeddings/oleObject143.bin"/><Relationship Id="rId326" Type="http://schemas.openxmlformats.org/officeDocument/2006/relationships/image" Target="media/image160.png"/><Relationship Id="rId347" Type="http://schemas.openxmlformats.org/officeDocument/2006/relationships/oleObject" Target="embeddings/oleObject157.bin"/><Relationship Id="rId44" Type="http://schemas.openxmlformats.org/officeDocument/2006/relationships/image" Target="media/image21.wmf"/><Relationship Id="rId65" Type="http://schemas.openxmlformats.org/officeDocument/2006/relationships/oleObject" Target="embeddings/oleObject24.bin"/><Relationship Id="rId86" Type="http://schemas.openxmlformats.org/officeDocument/2006/relationships/oleObject" Target="embeddings/oleObject32.bin"/><Relationship Id="rId130" Type="http://schemas.openxmlformats.org/officeDocument/2006/relationships/image" Target="media/image63.wmf"/><Relationship Id="rId151" Type="http://schemas.openxmlformats.org/officeDocument/2006/relationships/oleObject" Target="embeddings/oleObject68.bin"/><Relationship Id="rId368" Type="http://schemas.openxmlformats.org/officeDocument/2006/relationships/oleObject" Target="embeddings/oleObject167.bin"/><Relationship Id="rId172" Type="http://schemas.openxmlformats.org/officeDocument/2006/relationships/image" Target="media/image82.wmf"/><Relationship Id="rId193" Type="http://schemas.openxmlformats.org/officeDocument/2006/relationships/oleObject" Target="embeddings/oleObject91.bin"/><Relationship Id="rId207" Type="http://schemas.openxmlformats.org/officeDocument/2006/relationships/oleObject" Target="embeddings/oleObject98.bin"/><Relationship Id="rId228" Type="http://schemas.openxmlformats.org/officeDocument/2006/relationships/image" Target="media/image108.wmf"/><Relationship Id="rId249" Type="http://schemas.openxmlformats.org/officeDocument/2006/relationships/image" Target="media/image120.wmf"/><Relationship Id="rId13" Type="http://schemas.openxmlformats.org/officeDocument/2006/relationships/image" Target="media/image4.png"/><Relationship Id="rId109" Type="http://schemas.openxmlformats.org/officeDocument/2006/relationships/oleObject" Target="embeddings/oleObject45.bin"/><Relationship Id="rId260" Type="http://schemas.openxmlformats.org/officeDocument/2006/relationships/image" Target="media/image126.wmf"/><Relationship Id="rId281" Type="http://schemas.openxmlformats.org/officeDocument/2006/relationships/image" Target="media/image136.png"/><Relationship Id="rId316" Type="http://schemas.openxmlformats.org/officeDocument/2006/relationships/image" Target="media/image154.wmf"/><Relationship Id="rId337" Type="http://schemas.openxmlformats.org/officeDocument/2006/relationships/image" Target="media/image169.png"/><Relationship Id="rId34" Type="http://schemas.openxmlformats.org/officeDocument/2006/relationships/image" Target="media/image16.wmf"/><Relationship Id="rId55" Type="http://schemas.openxmlformats.org/officeDocument/2006/relationships/oleObject" Target="embeddings/oleObject19.bin"/><Relationship Id="rId76" Type="http://schemas.openxmlformats.org/officeDocument/2006/relationships/oleObject" Target="embeddings/oleObject27.bin"/><Relationship Id="rId97" Type="http://schemas.openxmlformats.org/officeDocument/2006/relationships/oleObject" Target="embeddings/oleObject38.bin"/><Relationship Id="rId120" Type="http://schemas.openxmlformats.org/officeDocument/2006/relationships/oleObject" Target="embeddings/oleObject51.bin"/><Relationship Id="rId141" Type="http://schemas.openxmlformats.org/officeDocument/2006/relationships/image" Target="media/image68.wmf"/><Relationship Id="rId358" Type="http://schemas.openxmlformats.org/officeDocument/2006/relationships/image" Target="media/image179.png"/><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oleObject" Target="embeddings/oleObject86.bin"/><Relationship Id="rId218" Type="http://schemas.openxmlformats.org/officeDocument/2006/relationships/oleObject" Target="embeddings/oleObject105.bin"/><Relationship Id="rId239" Type="http://schemas.openxmlformats.org/officeDocument/2006/relationships/hyperlink" Target="http://www.so.com/s?q=&#39640;&#39057;&#20449;&#21495;&amp;ie=utf-8&amp;src=wenda_link" TargetMode="External"/><Relationship Id="rId250" Type="http://schemas.openxmlformats.org/officeDocument/2006/relationships/oleObject" Target="embeddings/oleObject117.bin"/><Relationship Id="rId271" Type="http://schemas.openxmlformats.org/officeDocument/2006/relationships/oleObject" Target="embeddings/oleObject127.bin"/><Relationship Id="rId292" Type="http://schemas.openxmlformats.org/officeDocument/2006/relationships/oleObject" Target="embeddings/oleObject136.bin"/><Relationship Id="rId306" Type="http://schemas.openxmlformats.org/officeDocument/2006/relationships/image" Target="media/image149.wmf"/><Relationship Id="rId24" Type="http://schemas.openxmlformats.org/officeDocument/2006/relationships/image" Target="media/image11.wmf"/><Relationship Id="rId45" Type="http://schemas.openxmlformats.org/officeDocument/2006/relationships/oleObject" Target="embeddings/oleObject14.bin"/><Relationship Id="rId66" Type="http://schemas.openxmlformats.org/officeDocument/2006/relationships/hyperlink" Target="http://www.so.com/s?q=LC&#22238;&#36335;&amp;ie=utf-8&amp;src=wenda_link" TargetMode="External"/><Relationship Id="rId87" Type="http://schemas.openxmlformats.org/officeDocument/2006/relationships/oleObject" Target="embeddings/oleObject33.bin"/><Relationship Id="rId110" Type="http://schemas.openxmlformats.org/officeDocument/2006/relationships/image" Target="media/image54.wmf"/><Relationship Id="rId131" Type="http://schemas.openxmlformats.org/officeDocument/2006/relationships/oleObject" Target="embeddings/oleObject57.bin"/><Relationship Id="rId327" Type="http://schemas.openxmlformats.org/officeDocument/2006/relationships/image" Target="media/image161.png"/><Relationship Id="rId348" Type="http://schemas.openxmlformats.org/officeDocument/2006/relationships/oleObject" Target="embeddings/oleObject158.bin"/><Relationship Id="rId369" Type="http://schemas.openxmlformats.org/officeDocument/2006/relationships/fontTable" Target="fontTable.xml"/><Relationship Id="rId152" Type="http://schemas.openxmlformats.org/officeDocument/2006/relationships/oleObject" Target="embeddings/oleObject69.bin"/><Relationship Id="rId173" Type="http://schemas.openxmlformats.org/officeDocument/2006/relationships/oleObject" Target="embeddings/oleObject80.bin"/><Relationship Id="rId194" Type="http://schemas.openxmlformats.org/officeDocument/2006/relationships/image" Target="media/image92.png"/><Relationship Id="rId208" Type="http://schemas.openxmlformats.org/officeDocument/2006/relationships/image" Target="media/image99.wmf"/><Relationship Id="rId229" Type="http://schemas.openxmlformats.org/officeDocument/2006/relationships/oleObject" Target="embeddings/oleObject110.bin"/><Relationship Id="rId240" Type="http://schemas.openxmlformats.org/officeDocument/2006/relationships/image" Target="media/image113.png"/><Relationship Id="rId261" Type="http://schemas.openxmlformats.org/officeDocument/2006/relationships/oleObject" Target="embeddings/oleObject122.bin"/><Relationship Id="rId14" Type="http://schemas.openxmlformats.org/officeDocument/2006/relationships/image" Target="media/image5.png"/><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image" Target="media/image39.wmf"/><Relationship Id="rId100" Type="http://schemas.openxmlformats.org/officeDocument/2006/relationships/oleObject" Target="embeddings/oleObject40.bin"/><Relationship Id="rId282" Type="http://schemas.openxmlformats.org/officeDocument/2006/relationships/image" Target="media/image137.wmf"/><Relationship Id="rId317" Type="http://schemas.openxmlformats.org/officeDocument/2006/relationships/oleObject" Target="embeddings/oleObject149.bin"/><Relationship Id="rId338" Type="http://schemas.openxmlformats.org/officeDocument/2006/relationships/image" Target="media/image170.wmf"/><Relationship Id="rId359" Type="http://schemas.openxmlformats.org/officeDocument/2006/relationships/image" Target="media/image180.png"/><Relationship Id="rId8" Type="http://schemas.openxmlformats.org/officeDocument/2006/relationships/comments" Target="comments.xml"/><Relationship Id="rId98" Type="http://schemas.openxmlformats.org/officeDocument/2006/relationships/image" Target="media/image49.wmf"/><Relationship Id="rId121" Type="http://schemas.openxmlformats.org/officeDocument/2006/relationships/image" Target="media/image59.wmf"/><Relationship Id="rId142" Type="http://schemas.openxmlformats.org/officeDocument/2006/relationships/oleObject" Target="embeddings/oleObject63.bin"/><Relationship Id="rId163" Type="http://schemas.openxmlformats.org/officeDocument/2006/relationships/image" Target="media/image78.wmf"/><Relationship Id="rId184" Type="http://schemas.openxmlformats.org/officeDocument/2006/relationships/image" Target="media/image87.wmf"/><Relationship Id="rId219" Type="http://schemas.openxmlformats.org/officeDocument/2006/relationships/oleObject" Target="embeddings/oleObject106.bin"/><Relationship Id="rId370" Type="http://schemas.openxmlformats.org/officeDocument/2006/relationships/theme" Target="theme/theme1.xml"/><Relationship Id="rId230" Type="http://schemas.openxmlformats.org/officeDocument/2006/relationships/image" Target="media/image109.wmf"/><Relationship Id="rId251" Type="http://schemas.openxmlformats.org/officeDocument/2006/relationships/image" Target="media/image121.wmf"/><Relationship Id="rId25" Type="http://schemas.openxmlformats.org/officeDocument/2006/relationships/oleObject" Target="embeddings/oleObject4.bin"/><Relationship Id="rId46" Type="http://schemas.openxmlformats.org/officeDocument/2006/relationships/image" Target="media/image22.wmf"/><Relationship Id="rId67" Type="http://schemas.openxmlformats.org/officeDocument/2006/relationships/image" Target="media/image32.wmf"/><Relationship Id="rId272" Type="http://schemas.openxmlformats.org/officeDocument/2006/relationships/image" Target="media/image132.wmf"/><Relationship Id="rId293" Type="http://schemas.openxmlformats.org/officeDocument/2006/relationships/image" Target="media/image143.wmf"/><Relationship Id="rId307" Type="http://schemas.openxmlformats.org/officeDocument/2006/relationships/oleObject" Target="embeddings/oleObject144.bin"/><Relationship Id="rId328" Type="http://schemas.openxmlformats.org/officeDocument/2006/relationships/image" Target="media/image162.png"/><Relationship Id="rId349" Type="http://schemas.openxmlformats.org/officeDocument/2006/relationships/image" Target="media/image175.wmf"/><Relationship Id="rId88" Type="http://schemas.openxmlformats.org/officeDocument/2006/relationships/oleObject" Target="embeddings/oleObject34.bin"/><Relationship Id="rId111" Type="http://schemas.openxmlformats.org/officeDocument/2006/relationships/oleObject" Target="embeddings/oleObject46.bin"/><Relationship Id="rId132" Type="http://schemas.openxmlformats.org/officeDocument/2006/relationships/oleObject" Target="embeddings/oleObject58.bin"/><Relationship Id="rId153" Type="http://schemas.openxmlformats.org/officeDocument/2006/relationships/image" Target="media/image73.wmf"/><Relationship Id="rId174" Type="http://schemas.openxmlformats.org/officeDocument/2006/relationships/image" Target="media/image83.wmf"/><Relationship Id="rId195" Type="http://schemas.openxmlformats.org/officeDocument/2006/relationships/image" Target="media/image93.wmf"/><Relationship Id="rId209" Type="http://schemas.openxmlformats.org/officeDocument/2006/relationships/oleObject" Target="embeddings/oleObject99.bin"/><Relationship Id="rId360" Type="http://schemas.openxmlformats.org/officeDocument/2006/relationships/image" Target="media/image181.png"/><Relationship Id="rId220" Type="http://schemas.openxmlformats.org/officeDocument/2006/relationships/image" Target="media/image103.png"/><Relationship Id="rId241" Type="http://schemas.openxmlformats.org/officeDocument/2006/relationships/image" Target="media/image114.wmf"/><Relationship Id="rId15" Type="http://schemas.openxmlformats.org/officeDocument/2006/relationships/hyperlink" Target="http://www.54pc.com/netshow/midwest/productInfo_39870.htm" TargetMode="External"/><Relationship Id="rId36" Type="http://schemas.openxmlformats.org/officeDocument/2006/relationships/image" Target="media/image17.wmf"/><Relationship Id="rId57" Type="http://schemas.openxmlformats.org/officeDocument/2006/relationships/oleObject" Target="embeddings/oleObject20.bin"/><Relationship Id="rId262" Type="http://schemas.openxmlformats.org/officeDocument/2006/relationships/image" Target="media/image127.wmf"/><Relationship Id="rId283" Type="http://schemas.openxmlformats.org/officeDocument/2006/relationships/oleObject" Target="embeddings/oleObject132.bin"/><Relationship Id="rId318" Type="http://schemas.openxmlformats.org/officeDocument/2006/relationships/image" Target="media/image155.wmf"/><Relationship Id="rId339" Type="http://schemas.openxmlformats.org/officeDocument/2006/relationships/oleObject" Target="embeddings/oleObject153.bin"/><Relationship Id="rId10" Type="http://schemas.openxmlformats.org/officeDocument/2006/relationships/image" Target="media/image1.png"/><Relationship Id="rId31" Type="http://schemas.openxmlformats.org/officeDocument/2006/relationships/oleObject" Target="embeddings/oleObject7.bin"/><Relationship Id="rId52" Type="http://schemas.openxmlformats.org/officeDocument/2006/relationships/image" Target="media/image25.wmf"/><Relationship Id="rId73" Type="http://schemas.openxmlformats.org/officeDocument/2006/relationships/image" Target="media/image36.png"/><Relationship Id="rId78" Type="http://schemas.openxmlformats.org/officeDocument/2006/relationships/oleObject" Target="embeddings/oleObject28.bin"/><Relationship Id="rId94" Type="http://schemas.openxmlformats.org/officeDocument/2006/relationships/oleObject" Target="embeddings/oleObject36.bin"/><Relationship Id="rId99" Type="http://schemas.openxmlformats.org/officeDocument/2006/relationships/oleObject" Target="embeddings/oleObject39.bin"/><Relationship Id="rId101" Type="http://schemas.openxmlformats.org/officeDocument/2006/relationships/image" Target="media/image50.wmf"/><Relationship Id="rId122" Type="http://schemas.openxmlformats.org/officeDocument/2006/relationships/oleObject" Target="embeddings/oleObject52.bin"/><Relationship Id="rId143" Type="http://schemas.openxmlformats.org/officeDocument/2006/relationships/oleObject" Target="embeddings/oleObject64.bin"/><Relationship Id="rId148" Type="http://schemas.openxmlformats.org/officeDocument/2006/relationships/image" Target="media/image71.wmf"/><Relationship Id="rId164" Type="http://schemas.openxmlformats.org/officeDocument/2006/relationships/oleObject" Target="embeddings/oleObject75.bin"/><Relationship Id="rId169" Type="http://schemas.openxmlformats.org/officeDocument/2006/relationships/oleObject" Target="embeddings/oleObject79.bin"/><Relationship Id="rId185" Type="http://schemas.openxmlformats.org/officeDocument/2006/relationships/oleObject" Target="embeddings/oleObject87.bin"/><Relationship Id="rId334" Type="http://schemas.openxmlformats.org/officeDocument/2006/relationships/image" Target="media/image167.wmf"/><Relationship Id="rId350" Type="http://schemas.openxmlformats.org/officeDocument/2006/relationships/oleObject" Target="embeddings/oleObject159.bin"/><Relationship Id="rId355" Type="http://schemas.openxmlformats.org/officeDocument/2006/relationships/image" Target="media/image178.w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oleObject" Target="embeddings/oleObject84.bin"/><Relationship Id="rId210" Type="http://schemas.openxmlformats.org/officeDocument/2006/relationships/image" Target="media/image100.wmf"/><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image" Target="media/image124.wmf"/><Relationship Id="rId278" Type="http://schemas.openxmlformats.org/officeDocument/2006/relationships/image" Target="media/image135.wmf"/><Relationship Id="rId26" Type="http://schemas.openxmlformats.org/officeDocument/2006/relationships/image" Target="media/image12.wmf"/><Relationship Id="rId231" Type="http://schemas.openxmlformats.org/officeDocument/2006/relationships/oleObject" Target="embeddings/oleObject111.bin"/><Relationship Id="rId252" Type="http://schemas.openxmlformats.org/officeDocument/2006/relationships/oleObject" Target="embeddings/oleObject118.bin"/><Relationship Id="rId273" Type="http://schemas.openxmlformats.org/officeDocument/2006/relationships/oleObject" Target="embeddings/oleObject128.bin"/><Relationship Id="rId294" Type="http://schemas.openxmlformats.org/officeDocument/2006/relationships/oleObject" Target="embeddings/oleObject137.bin"/><Relationship Id="rId308" Type="http://schemas.openxmlformats.org/officeDocument/2006/relationships/image" Target="media/image150.wmf"/><Relationship Id="rId329" Type="http://schemas.openxmlformats.org/officeDocument/2006/relationships/image" Target="media/image163.png"/><Relationship Id="rId47" Type="http://schemas.openxmlformats.org/officeDocument/2006/relationships/oleObject" Target="embeddings/oleObject15.bin"/><Relationship Id="rId68" Type="http://schemas.openxmlformats.org/officeDocument/2006/relationships/oleObject" Target="embeddings/oleObject25.bin"/><Relationship Id="rId89" Type="http://schemas.openxmlformats.org/officeDocument/2006/relationships/image" Target="media/image44.wmf"/><Relationship Id="rId112" Type="http://schemas.openxmlformats.org/officeDocument/2006/relationships/image" Target="media/image55.wmf"/><Relationship Id="rId133" Type="http://schemas.openxmlformats.org/officeDocument/2006/relationships/image" Target="media/image64.wmf"/><Relationship Id="rId154" Type="http://schemas.openxmlformats.org/officeDocument/2006/relationships/oleObject" Target="embeddings/oleObject70.bin"/><Relationship Id="rId175" Type="http://schemas.openxmlformats.org/officeDocument/2006/relationships/oleObject" Target="embeddings/oleObject81.bin"/><Relationship Id="rId340" Type="http://schemas.openxmlformats.org/officeDocument/2006/relationships/image" Target="media/image171.wmf"/><Relationship Id="rId361" Type="http://schemas.openxmlformats.org/officeDocument/2006/relationships/image" Target="media/image182.png"/><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6.png"/><Relationship Id="rId221" Type="http://schemas.openxmlformats.org/officeDocument/2006/relationships/image" Target="media/image104.png"/><Relationship Id="rId242" Type="http://schemas.openxmlformats.org/officeDocument/2006/relationships/oleObject" Target="embeddings/oleObject115.bin"/><Relationship Id="rId263" Type="http://schemas.openxmlformats.org/officeDocument/2006/relationships/oleObject" Target="embeddings/oleObject123.bin"/><Relationship Id="rId284" Type="http://schemas.openxmlformats.org/officeDocument/2006/relationships/image" Target="media/image138.wmf"/><Relationship Id="rId319" Type="http://schemas.openxmlformats.org/officeDocument/2006/relationships/oleObject" Target="embeddings/oleObject150.bin"/><Relationship Id="rId37" Type="http://schemas.openxmlformats.org/officeDocument/2006/relationships/oleObject" Target="embeddings/oleObject10.bin"/><Relationship Id="rId58" Type="http://schemas.openxmlformats.org/officeDocument/2006/relationships/image" Target="media/image28.wmf"/><Relationship Id="rId79" Type="http://schemas.openxmlformats.org/officeDocument/2006/relationships/image" Target="media/image40.wmf"/><Relationship Id="rId102" Type="http://schemas.openxmlformats.org/officeDocument/2006/relationships/oleObject" Target="embeddings/oleObject41.bin"/><Relationship Id="rId123" Type="http://schemas.openxmlformats.org/officeDocument/2006/relationships/image" Target="media/image60.wmf"/><Relationship Id="rId144" Type="http://schemas.openxmlformats.org/officeDocument/2006/relationships/image" Target="media/image69.wmf"/><Relationship Id="rId330" Type="http://schemas.openxmlformats.org/officeDocument/2006/relationships/image" Target="media/image164.png"/><Relationship Id="rId90" Type="http://schemas.openxmlformats.org/officeDocument/2006/relationships/oleObject" Target="embeddings/oleObject35.bin"/><Relationship Id="rId165" Type="http://schemas.openxmlformats.org/officeDocument/2006/relationships/image" Target="media/image79.wmf"/><Relationship Id="rId186" Type="http://schemas.openxmlformats.org/officeDocument/2006/relationships/image" Target="media/image88.wmf"/><Relationship Id="rId351" Type="http://schemas.openxmlformats.org/officeDocument/2006/relationships/image" Target="media/image176.wmf"/><Relationship Id="rId211" Type="http://schemas.openxmlformats.org/officeDocument/2006/relationships/oleObject" Target="embeddings/oleObject100.bin"/><Relationship Id="rId232" Type="http://schemas.openxmlformats.org/officeDocument/2006/relationships/image" Target="media/image110.wmf"/><Relationship Id="rId253" Type="http://schemas.openxmlformats.org/officeDocument/2006/relationships/image" Target="media/image122.wmf"/><Relationship Id="rId274" Type="http://schemas.openxmlformats.org/officeDocument/2006/relationships/image" Target="media/image133.wmf"/><Relationship Id="rId295" Type="http://schemas.openxmlformats.org/officeDocument/2006/relationships/image" Target="media/image144.wmf"/><Relationship Id="rId309" Type="http://schemas.openxmlformats.org/officeDocument/2006/relationships/oleObject" Target="embeddings/oleObject145.bin"/><Relationship Id="rId27" Type="http://schemas.openxmlformats.org/officeDocument/2006/relationships/oleObject" Target="embeddings/oleObject5.bin"/><Relationship Id="rId48" Type="http://schemas.openxmlformats.org/officeDocument/2006/relationships/image" Target="media/image23.wmf"/><Relationship Id="rId69" Type="http://schemas.openxmlformats.org/officeDocument/2006/relationships/image" Target="media/image33.png"/><Relationship Id="rId113" Type="http://schemas.openxmlformats.org/officeDocument/2006/relationships/oleObject" Target="embeddings/oleObject47.bin"/><Relationship Id="rId134" Type="http://schemas.openxmlformats.org/officeDocument/2006/relationships/oleObject" Target="embeddings/oleObject59.bin"/><Relationship Id="rId320" Type="http://schemas.openxmlformats.org/officeDocument/2006/relationships/image" Target="media/image156.jpeg"/><Relationship Id="rId80" Type="http://schemas.openxmlformats.org/officeDocument/2006/relationships/oleObject" Target="embeddings/oleObject29.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image" Target="media/image94.wmf"/><Relationship Id="rId341" Type="http://schemas.openxmlformats.org/officeDocument/2006/relationships/oleObject" Target="embeddings/oleObject154.bin"/><Relationship Id="rId362" Type="http://schemas.openxmlformats.org/officeDocument/2006/relationships/image" Target="media/image183.png"/><Relationship Id="rId201" Type="http://schemas.openxmlformats.org/officeDocument/2006/relationships/image" Target="media/image96.wmf"/><Relationship Id="rId222" Type="http://schemas.openxmlformats.org/officeDocument/2006/relationships/image" Target="media/image105.wmf"/><Relationship Id="rId243" Type="http://schemas.openxmlformats.org/officeDocument/2006/relationships/image" Target="media/image115.png"/><Relationship Id="rId264" Type="http://schemas.openxmlformats.org/officeDocument/2006/relationships/image" Target="media/image128.wmf"/><Relationship Id="rId285" Type="http://schemas.openxmlformats.org/officeDocument/2006/relationships/oleObject" Target="embeddings/oleObject133.bin"/><Relationship Id="rId17" Type="http://schemas.openxmlformats.org/officeDocument/2006/relationships/image" Target="media/image7.wmf"/><Relationship Id="rId38" Type="http://schemas.openxmlformats.org/officeDocument/2006/relationships/oleObject" Target="embeddings/oleObject11.bin"/><Relationship Id="rId59" Type="http://schemas.openxmlformats.org/officeDocument/2006/relationships/oleObject" Target="embeddings/oleObject21.bin"/><Relationship Id="rId103" Type="http://schemas.openxmlformats.org/officeDocument/2006/relationships/image" Target="media/image51.wmf"/><Relationship Id="rId124" Type="http://schemas.openxmlformats.org/officeDocument/2006/relationships/oleObject" Target="embeddings/oleObject53.bin"/><Relationship Id="rId310" Type="http://schemas.openxmlformats.org/officeDocument/2006/relationships/image" Target="media/image151.wmf"/><Relationship Id="rId70" Type="http://schemas.openxmlformats.org/officeDocument/2006/relationships/image" Target="media/image34.wmf"/><Relationship Id="rId91" Type="http://schemas.openxmlformats.org/officeDocument/2006/relationships/image" Target="media/image45.png"/><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oleObject" Target="embeddings/oleObject88.bin"/><Relationship Id="rId331" Type="http://schemas.openxmlformats.org/officeDocument/2006/relationships/image" Target="media/image165.png"/><Relationship Id="rId352" Type="http://schemas.openxmlformats.org/officeDocument/2006/relationships/oleObject" Target="embeddings/oleObject160.bin"/><Relationship Id="rId1" Type="http://schemas.openxmlformats.org/officeDocument/2006/relationships/customXml" Target="../customXml/item1.xml"/><Relationship Id="rId212" Type="http://schemas.openxmlformats.org/officeDocument/2006/relationships/image" Target="media/image101.png"/><Relationship Id="rId233" Type="http://schemas.openxmlformats.org/officeDocument/2006/relationships/oleObject" Target="embeddings/oleObject112.bin"/><Relationship Id="rId254" Type="http://schemas.openxmlformats.org/officeDocument/2006/relationships/oleObject" Target="embeddings/oleObject119.bin"/><Relationship Id="rId28" Type="http://schemas.openxmlformats.org/officeDocument/2006/relationships/image" Target="media/image13.wmf"/><Relationship Id="rId49" Type="http://schemas.openxmlformats.org/officeDocument/2006/relationships/oleObject" Target="embeddings/oleObject16.bin"/><Relationship Id="rId114" Type="http://schemas.openxmlformats.org/officeDocument/2006/relationships/image" Target="media/image56.wmf"/><Relationship Id="rId275" Type="http://schemas.openxmlformats.org/officeDocument/2006/relationships/oleObject" Target="embeddings/oleObject129.bin"/><Relationship Id="rId296" Type="http://schemas.openxmlformats.org/officeDocument/2006/relationships/oleObject" Target="embeddings/oleObject138.bin"/><Relationship Id="rId300" Type="http://schemas.openxmlformats.org/officeDocument/2006/relationships/oleObject" Target="embeddings/oleObject140.bin"/><Relationship Id="rId60" Type="http://schemas.openxmlformats.org/officeDocument/2006/relationships/image" Target="media/image29.wmf"/><Relationship Id="rId81" Type="http://schemas.openxmlformats.org/officeDocument/2006/relationships/image" Target="media/image41.wmf"/><Relationship Id="rId135" Type="http://schemas.openxmlformats.org/officeDocument/2006/relationships/image" Target="media/image65.wmf"/><Relationship Id="rId156" Type="http://schemas.openxmlformats.org/officeDocument/2006/relationships/oleObject" Target="embeddings/oleObject71.bin"/><Relationship Id="rId177" Type="http://schemas.openxmlformats.org/officeDocument/2006/relationships/oleObject" Target="embeddings/oleObject82.bin"/><Relationship Id="rId198" Type="http://schemas.openxmlformats.org/officeDocument/2006/relationships/oleObject" Target="embeddings/oleObject93.bin"/><Relationship Id="rId321" Type="http://schemas.openxmlformats.org/officeDocument/2006/relationships/image" Target="media/image157.png"/><Relationship Id="rId342" Type="http://schemas.openxmlformats.org/officeDocument/2006/relationships/image" Target="media/image172.wmf"/><Relationship Id="rId363" Type="http://schemas.openxmlformats.org/officeDocument/2006/relationships/image" Target="media/image184.png"/><Relationship Id="rId202" Type="http://schemas.openxmlformats.org/officeDocument/2006/relationships/oleObject" Target="embeddings/oleObject95.bin"/><Relationship Id="rId223" Type="http://schemas.openxmlformats.org/officeDocument/2006/relationships/oleObject" Target="embeddings/oleObject107.bin"/><Relationship Id="rId244" Type="http://schemas.openxmlformats.org/officeDocument/2006/relationships/image" Target="media/image116.wmf"/><Relationship Id="rId18" Type="http://schemas.openxmlformats.org/officeDocument/2006/relationships/oleObject" Target="embeddings/oleObject1.bin"/><Relationship Id="rId39" Type="http://schemas.openxmlformats.org/officeDocument/2006/relationships/image" Target="media/image18.wmf"/><Relationship Id="rId265" Type="http://schemas.openxmlformats.org/officeDocument/2006/relationships/oleObject" Target="embeddings/oleObject124.bin"/><Relationship Id="rId286" Type="http://schemas.openxmlformats.org/officeDocument/2006/relationships/image" Target="media/image139.png"/><Relationship Id="rId50" Type="http://schemas.openxmlformats.org/officeDocument/2006/relationships/image" Target="media/image24.wmf"/><Relationship Id="rId104" Type="http://schemas.openxmlformats.org/officeDocument/2006/relationships/oleObject" Target="embeddings/oleObject42.bin"/><Relationship Id="rId125" Type="http://schemas.openxmlformats.org/officeDocument/2006/relationships/image" Target="media/image61.wmf"/><Relationship Id="rId146" Type="http://schemas.openxmlformats.org/officeDocument/2006/relationships/image" Target="media/image70.wmf"/><Relationship Id="rId167" Type="http://schemas.openxmlformats.org/officeDocument/2006/relationships/oleObject" Target="embeddings/oleObject77.bin"/><Relationship Id="rId188" Type="http://schemas.openxmlformats.org/officeDocument/2006/relationships/image" Target="media/image89.wmf"/><Relationship Id="rId311" Type="http://schemas.openxmlformats.org/officeDocument/2006/relationships/oleObject" Target="embeddings/oleObject146.bin"/><Relationship Id="rId332" Type="http://schemas.openxmlformats.org/officeDocument/2006/relationships/image" Target="media/image166.wmf"/><Relationship Id="rId353" Type="http://schemas.openxmlformats.org/officeDocument/2006/relationships/image" Target="media/image177.wmf"/><Relationship Id="rId71" Type="http://schemas.openxmlformats.org/officeDocument/2006/relationships/oleObject" Target="embeddings/oleObject26.bin"/><Relationship Id="rId92" Type="http://schemas.openxmlformats.org/officeDocument/2006/relationships/image" Target="media/image46.png"/><Relationship Id="rId213" Type="http://schemas.openxmlformats.org/officeDocument/2006/relationships/oleObject" Target="embeddings/oleObject101.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image" Target="media/image123.wmf"/><Relationship Id="rId276" Type="http://schemas.openxmlformats.org/officeDocument/2006/relationships/image" Target="media/image134.wmf"/><Relationship Id="rId297" Type="http://schemas.openxmlformats.org/officeDocument/2006/relationships/image" Target="media/image145.wmf"/><Relationship Id="rId40" Type="http://schemas.openxmlformats.org/officeDocument/2006/relationships/oleObject" Target="embeddings/oleObject12.bin"/><Relationship Id="rId115" Type="http://schemas.openxmlformats.org/officeDocument/2006/relationships/oleObject" Target="embeddings/oleObject48.bin"/><Relationship Id="rId136" Type="http://schemas.openxmlformats.org/officeDocument/2006/relationships/oleObject" Target="embeddings/oleObject60.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image" Target="media/image147.wmf"/><Relationship Id="rId322" Type="http://schemas.openxmlformats.org/officeDocument/2006/relationships/hyperlink" Target="http://blog.csdn.net/mirkerson/article/details/5975439" TargetMode="External"/><Relationship Id="rId343" Type="http://schemas.openxmlformats.org/officeDocument/2006/relationships/oleObject" Target="embeddings/oleObject155.bin"/><Relationship Id="rId364" Type="http://schemas.openxmlformats.org/officeDocument/2006/relationships/image" Target="media/image185.png"/><Relationship Id="rId61" Type="http://schemas.openxmlformats.org/officeDocument/2006/relationships/oleObject" Target="embeddings/oleObject22.bin"/><Relationship Id="rId82" Type="http://schemas.openxmlformats.org/officeDocument/2006/relationships/oleObject" Target="embeddings/oleObject30.bin"/><Relationship Id="rId199" Type="http://schemas.openxmlformats.org/officeDocument/2006/relationships/image" Target="media/image95.wmf"/><Relationship Id="rId203" Type="http://schemas.openxmlformats.org/officeDocument/2006/relationships/image" Target="media/image97.wmf"/><Relationship Id="rId19" Type="http://schemas.openxmlformats.org/officeDocument/2006/relationships/image" Target="media/image8.wmf"/><Relationship Id="rId224" Type="http://schemas.openxmlformats.org/officeDocument/2006/relationships/image" Target="media/image106.wmf"/><Relationship Id="rId245" Type="http://schemas.openxmlformats.org/officeDocument/2006/relationships/oleObject" Target="embeddings/oleObject116.bin"/><Relationship Id="rId266" Type="http://schemas.openxmlformats.org/officeDocument/2006/relationships/image" Target="media/image129.wmf"/><Relationship Id="rId287" Type="http://schemas.openxmlformats.org/officeDocument/2006/relationships/image" Target="media/image140.wmf"/><Relationship Id="rId30" Type="http://schemas.openxmlformats.org/officeDocument/2006/relationships/image" Target="media/image14.wmf"/><Relationship Id="rId105" Type="http://schemas.openxmlformats.org/officeDocument/2006/relationships/image" Target="media/image52.wmf"/><Relationship Id="rId126" Type="http://schemas.openxmlformats.org/officeDocument/2006/relationships/oleObject" Target="embeddings/oleObject54.bin"/><Relationship Id="rId147" Type="http://schemas.openxmlformats.org/officeDocument/2006/relationships/oleObject" Target="embeddings/oleObject66.bin"/><Relationship Id="rId168" Type="http://schemas.openxmlformats.org/officeDocument/2006/relationships/oleObject" Target="embeddings/oleObject78.bin"/><Relationship Id="rId312" Type="http://schemas.openxmlformats.org/officeDocument/2006/relationships/image" Target="media/image152.wmf"/><Relationship Id="rId333" Type="http://schemas.openxmlformats.org/officeDocument/2006/relationships/oleObject" Target="embeddings/oleObject151.bin"/><Relationship Id="rId354" Type="http://schemas.openxmlformats.org/officeDocument/2006/relationships/oleObject" Target="embeddings/oleObject161.bin"/><Relationship Id="rId51" Type="http://schemas.openxmlformats.org/officeDocument/2006/relationships/oleObject" Target="embeddings/oleObject17.bin"/><Relationship Id="rId72" Type="http://schemas.openxmlformats.org/officeDocument/2006/relationships/image" Target="media/image35.png"/><Relationship Id="rId93" Type="http://schemas.openxmlformats.org/officeDocument/2006/relationships/image" Target="media/image47.png"/><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oleObject" Target="embeddings/oleObject113.bin"/><Relationship Id="rId256" Type="http://schemas.openxmlformats.org/officeDocument/2006/relationships/oleObject" Target="embeddings/oleObject120.bin"/><Relationship Id="rId277" Type="http://schemas.openxmlformats.org/officeDocument/2006/relationships/oleObject" Target="embeddings/oleObject130.bin"/><Relationship Id="rId298" Type="http://schemas.openxmlformats.org/officeDocument/2006/relationships/oleObject" Target="embeddings/oleObject139.bin"/><Relationship Id="rId116" Type="http://schemas.openxmlformats.org/officeDocument/2006/relationships/image" Target="media/image57.wmf"/><Relationship Id="rId137" Type="http://schemas.openxmlformats.org/officeDocument/2006/relationships/image" Target="media/image66.wmf"/><Relationship Id="rId158" Type="http://schemas.openxmlformats.org/officeDocument/2006/relationships/oleObject" Target="embeddings/oleObject72.bin"/><Relationship Id="rId302" Type="http://schemas.openxmlformats.org/officeDocument/2006/relationships/oleObject" Target="embeddings/oleObject141.bin"/><Relationship Id="rId323" Type="http://schemas.openxmlformats.org/officeDocument/2006/relationships/hyperlink" Target="http://blog.csdn.net/mirkerson/article/details/5975439" TargetMode="External"/><Relationship Id="rId344" Type="http://schemas.openxmlformats.org/officeDocument/2006/relationships/image" Target="media/image173.wmf"/><Relationship Id="rId20" Type="http://schemas.openxmlformats.org/officeDocument/2006/relationships/oleObject" Target="embeddings/oleObject2.bin"/><Relationship Id="rId41" Type="http://schemas.openxmlformats.org/officeDocument/2006/relationships/image" Target="media/image19.png"/><Relationship Id="rId62" Type="http://schemas.openxmlformats.org/officeDocument/2006/relationships/image" Target="media/image30.wmf"/><Relationship Id="rId83" Type="http://schemas.openxmlformats.org/officeDocument/2006/relationships/image" Target="media/image42.wmf"/><Relationship Id="rId179" Type="http://schemas.openxmlformats.org/officeDocument/2006/relationships/oleObject" Target="embeddings/oleObject83.bin"/><Relationship Id="rId365" Type="http://schemas.openxmlformats.org/officeDocument/2006/relationships/oleObject" Target="embeddings/oleObject164.bin"/><Relationship Id="rId190" Type="http://schemas.openxmlformats.org/officeDocument/2006/relationships/image" Target="media/image90.wmf"/><Relationship Id="rId204" Type="http://schemas.openxmlformats.org/officeDocument/2006/relationships/oleObject" Target="embeddings/oleObject96.bin"/><Relationship Id="rId225" Type="http://schemas.openxmlformats.org/officeDocument/2006/relationships/oleObject" Target="embeddings/oleObject108.bin"/><Relationship Id="rId246" Type="http://schemas.openxmlformats.org/officeDocument/2006/relationships/image" Target="media/image117.png"/><Relationship Id="rId267" Type="http://schemas.openxmlformats.org/officeDocument/2006/relationships/oleObject" Target="embeddings/oleObject125.bin"/><Relationship Id="rId288" Type="http://schemas.openxmlformats.org/officeDocument/2006/relationships/oleObject" Target="embeddings/oleObject134.bin"/><Relationship Id="rId106" Type="http://schemas.openxmlformats.org/officeDocument/2006/relationships/oleObject" Target="embeddings/oleObject43.bin"/><Relationship Id="rId127" Type="http://schemas.openxmlformats.org/officeDocument/2006/relationships/image" Target="media/image62.wmf"/><Relationship Id="rId313" Type="http://schemas.openxmlformats.org/officeDocument/2006/relationships/oleObject" Target="embeddings/oleObject14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65687-DC5D-4F4B-BAF7-2AB631444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68</Pages>
  <Words>7818</Words>
  <Characters>44564</Characters>
  <Application>Microsoft Office Word</Application>
  <DocSecurity>0</DocSecurity>
  <PresentationFormat/>
  <Lines>371</Lines>
  <Paragraphs>104</Paragraphs>
  <Slides>0</Slides>
  <Notes>0</Notes>
  <HiddenSlides>0</HiddenSlides>
  <MMClips>0</MMClips>
  <ScaleCrop>false</ScaleCrop>
  <Manager/>
  <Company/>
  <LinksUpToDate>false</LinksUpToDate>
  <CharactersWithSpaces>52278</CharactersWithSpaces>
  <SharedDoc>false</SharedDoc>
  <HLinks>
    <vt:vector size="324" baseType="variant">
      <vt:variant>
        <vt:i4>8257649</vt:i4>
      </vt:variant>
      <vt:variant>
        <vt:i4>735</vt:i4>
      </vt:variant>
      <vt:variant>
        <vt:i4>0</vt:i4>
      </vt:variant>
      <vt:variant>
        <vt:i4>5</vt:i4>
      </vt:variant>
      <vt:variant>
        <vt:lpwstr>http://blog.csdn.net/mirkerson/article/details/5975439</vt:lpwstr>
      </vt:variant>
      <vt:variant>
        <vt:lpwstr/>
      </vt:variant>
      <vt:variant>
        <vt:i4>8257649</vt:i4>
      </vt:variant>
      <vt:variant>
        <vt:i4>732</vt:i4>
      </vt:variant>
      <vt:variant>
        <vt:i4>0</vt:i4>
      </vt:variant>
      <vt:variant>
        <vt:i4>5</vt:i4>
      </vt:variant>
      <vt:variant>
        <vt:lpwstr>http://blog.csdn.net/mirkerson/article/details/5975439</vt:lpwstr>
      </vt:variant>
      <vt:variant>
        <vt:lpwstr/>
      </vt:variant>
      <vt:variant>
        <vt:i4>-1920969085</vt:i4>
      </vt:variant>
      <vt:variant>
        <vt:i4>672</vt:i4>
      </vt:variant>
      <vt:variant>
        <vt:i4>0</vt:i4>
      </vt:variant>
      <vt:variant>
        <vt:i4>5</vt:i4>
      </vt:variant>
      <vt:variant>
        <vt:lpwstr>http://www.so.com/s?q=LC回路&amp;ie=utf-8&amp;src=wenda_link</vt:lpwstr>
      </vt:variant>
      <vt:variant>
        <vt:lpwstr/>
      </vt:variant>
      <vt:variant>
        <vt:i4>-882191096</vt:i4>
      </vt:variant>
      <vt:variant>
        <vt:i4>621</vt:i4>
      </vt:variant>
      <vt:variant>
        <vt:i4>0</vt:i4>
      </vt:variant>
      <vt:variant>
        <vt:i4>5</vt:i4>
      </vt:variant>
      <vt:variant>
        <vt:lpwstr>http://www.so.com/s?q=高频信号&amp;ie=utf-8&amp;src=wenda_link</vt:lpwstr>
      </vt:variant>
      <vt:variant>
        <vt:lpwstr/>
      </vt:variant>
      <vt:variant>
        <vt:i4>417987210</vt:i4>
      </vt:variant>
      <vt:variant>
        <vt:i4>618</vt:i4>
      </vt:variant>
      <vt:variant>
        <vt:i4>0</vt:i4>
      </vt:variant>
      <vt:variant>
        <vt:i4>5</vt:i4>
      </vt:variant>
      <vt:variant>
        <vt:lpwstr>http://www.so.com/s?q=截止频率&amp;ie=utf-8&amp;src=wenda_link</vt:lpwstr>
      </vt:variant>
      <vt:variant>
        <vt:lpwstr/>
      </vt:variant>
      <vt:variant>
        <vt:i4>-1920969085</vt:i4>
      </vt:variant>
      <vt:variant>
        <vt:i4>345</vt:i4>
      </vt:variant>
      <vt:variant>
        <vt:i4>0</vt:i4>
      </vt:variant>
      <vt:variant>
        <vt:i4>5</vt:i4>
      </vt:variant>
      <vt:variant>
        <vt:lpwstr>http://www.so.com/s?q=LC回路&amp;ie=utf-8&amp;src=wenda_link</vt:lpwstr>
      </vt:variant>
      <vt:variant>
        <vt:lpwstr/>
      </vt:variant>
      <vt:variant>
        <vt:i4>6619224</vt:i4>
      </vt:variant>
      <vt:variant>
        <vt:i4>279</vt:i4>
      </vt:variant>
      <vt:variant>
        <vt:i4>0</vt:i4>
      </vt:variant>
      <vt:variant>
        <vt:i4>5</vt:i4>
      </vt:variant>
      <vt:variant>
        <vt:lpwstr>http://www.54pc.com/netshow/midwest/productInfo_39870.htm</vt:lpwstr>
      </vt:variant>
      <vt:variant>
        <vt:lpwstr/>
      </vt:variant>
      <vt:variant>
        <vt:i4>6619224</vt:i4>
      </vt:variant>
      <vt:variant>
        <vt:i4>276</vt:i4>
      </vt:variant>
      <vt:variant>
        <vt:i4>0</vt:i4>
      </vt:variant>
      <vt:variant>
        <vt:i4>5</vt:i4>
      </vt:variant>
      <vt:variant>
        <vt:lpwstr>http://www.54pc.com/netshow/midwest/productInfo_39870.htm</vt:lpwstr>
      </vt:variant>
      <vt:variant>
        <vt:lpwstr/>
      </vt:variant>
      <vt:variant>
        <vt:i4>6619224</vt:i4>
      </vt:variant>
      <vt:variant>
        <vt:i4>273</vt:i4>
      </vt:variant>
      <vt:variant>
        <vt:i4>0</vt:i4>
      </vt:variant>
      <vt:variant>
        <vt:i4>5</vt:i4>
      </vt:variant>
      <vt:variant>
        <vt:lpwstr>http://www.54pc.com/netshow/midwest/productInfo_39870.htm</vt:lpwstr>
      </vt:variant>
      <vt:variant>
        <vt:lpwstr/>
      </vt:variant>
      <vt:variant>
        <vt:i4>1310769</vt:i4>
      </vt:variant>
      <vt:variant>
        <vt:i4>266</vt:i4>
      </vt:variant>
      <vt:variant>
        <vt:i4>0</vt:i4>
      </vt:variant>
      <vt:variant>
        <vt:i4>5</vt:i4>
      </vt:variant>
      <vt:variant>
        <vt:lpwstr/>
      </vt:variant>
      <vt:variant>
        <vt:lpwstr>_Toc26350</vt:lpwstr>
      </vt:variant>
      <vt:variant>
        <vt:i4>1048628</vt:i4>
      </vt:variant>
      <vt:variant>
        <vt:i4>260</vt:i4>
      </vt:variant>
      <vt:variant>
        <vt:i4>0</vt:i4>
      </vt:variant>
      <vt:variant>
        <vt:i4>5</vt:i4>
      </vt:variant>
      <vt:variant>
        <vt:lpwstr/>
      </vt:variant>
      <vt:variant>
        <vt:lpwstr>_Toc4700</vt:lpwstr>
      </vt:variant>
      <vt:variant>
        <vt:i4>1572917</vt:i4>
      </vt:variant>
      <vt:variant>
        <vt:i4>254</vt:i4>
      </vt:variant>
      <vt:variant>
        <vt:i4>0</vt:i4>
      </vt:variant>
      <vt:variant>
        <vt:i4>5</vt:i4>
      </vt:variant>
      <vt:variant>
        <vt:lpwstr/>
      </vt:variant>
      <vt:variant>
        <vt:lpwstr>_Toc2976</vt:lpwstr>
      </vt:variant>
      <vt:variant>
        <vt:i4>1114165</vt:i4>
      </vt:variant>
      <vt:variant>
        <vt:i4>248</vt:i4>
      </vt:variant>
      <vt:variant>
        <vt:i4>0</vt:i4>
      </vt:variant>
      <vt:variant>
        <vt:i4>5</vt:i4>
      </vt:variant>
      <vt:variant>
        <vt:lpwstr/>
      </vt:variant>
      <vt:variant>
        <vt:lpwstr>_Toc12442</vt:lpwstr>
      </vt:variant>
      <vt:variant>
        <vt:i4>1114168</vt:i4>
      </vt:variant>
      <vt:variant>
        <vt:i4>242</vt:i4>
      </vt:variant>
      <vt:variant>
        <vt:i4>0</vt:i4>
      </vt:variant>
      <vt:variant>
        <vt:i4>5</vt:i4>
      </vt:variant>
      <vt:variant>
        <vt:lpwstr/>
      </vt:variant>
      <vt:variant>
        <vt:lpwstr>_Toc8600</vt:lpwstr>
      </vt:variant>
      <vt:variant>
        <vt:i4>1179705</vt:i4>
      </vt:variant>
      <vt:variant>
        <vt:i4>236</vt:i4>
      </vt:variant>
      <vt:variant>
        <vt:i4>0</vt:i4>
      </vt:variant>
      <vt:variant>
        <vt:i4>5</vt:i4>
      </vt:variant>
      <vt:variant>
        <vt:lpwstr/>
      </vt:variant>
      <vt:variant>
        <vt:lpwstr>_Toc14812</vt:lpwstr>
      </vt:variant>
      <vt:variant>
        <vt:i4>1114163</vt:i4>
      </vt:variant>
      <vt:variant>
        <vt:i4>230</vt:i4>
      </vt:variant>
      <vt:variant>
        <vt:i4>0</vt:i4>
      </vt:variant>
      <vt:variant>
        <vt:i4>5</vt:i4>
      </vt:variant>
      <vt:variant>
        <vt:lpwstr/>
      </vt:variant>
      <vt:variant>
        <vt:lpwstr>_Toc16205</vt:lpwstr>
      </vt:variant>
      <vt:variant>
        <vt:i4>2031671</vt:i4>
      </vt:variant>
      <vt:variant>
        <vt:i4>224</vt:i4>
      </vt:variant>
      <vt:variant>
        <vt:i4>0</vt:i4>
      </vt:variant>
      <vt:variant>
        <vt:i4>5</vt:i4>
      </vt:variant>
      <vt:variant>
        <vt:lpwstr/>
      </vt:variant>
      <vt:variant>
        <vt:lpwstr>_Toc30481</vt:lpwstr>
      </vt:variant>
      <vt:variant>
        <vt:i4>1769526</vt:i4>
      </vt:variant>
      <vt:variant>
        <vt:i4>218</vt:i4>
      </vt:variant>
      <vt:variant>
        <vt:i4>0</vt:i4>
      </vt:variant>
      <vt:variant>
        <vt:i4>5</vt:i4>
      </vt:variant>
      <vt:variant>
        <vt:lpwstr/>
      </vt:variant>
      <vt:variant>
        <vt:lpwstr>_Toc19758</vt:lpwstr>
      </vt:variant>
      <vt:variant>
        <vt:i4>1376306</vt:i4>
      </vt:variant>
      <vt:variant>
        <vt:i4>212</vt:i4>
      </vt:variant>
      <vt:variant>
        <vt:i4>0</vt:i4>
      </vt:variant>
      <vt:variant>
        <vt:i4>5</vt:i4>
      </vt:variant>
      <vt:variant>
        <vt:lpwstr/>
      </vt:variant>
      <vt:variant>
        <vt:lpwstr>_Toc31132</vt:lpwstr>
      </vt:variant>
      <vt:variant>
        <vt:i4>1114163</vt:i4>
      </vt:variant>
      <vt:variant>
        <vt:i4>206</vt:i4>
      </vt:variant>
      <vt:variant>
        <vt:i4>0</vt:i4>
      </vt:variant>
      <vt:variant>
        <vt:i4>5</vt:i4>
      </vt:variant>
      <vt:variant>
        <vt:lpwstr/>
      </vt:variant>
      <vt:variant>
        <vt:lpwstr>_Toc11275</vt:lpwstr>
      </vt:variant>
      <vt:variant>
        <vt:i4>1245234</vt:i4>
      </vt:variant>
      <vt:variant>
        <vt:i4>200</vt:i4>
      </vt:variant>
      <vt:variant>
        <vt:i4>0</vt:i4>
      </vt:variant>
      <vt:variant>
        <vt:i4>5</vt:i4>
      </vt:variant>
      <vt:variant>
        <vt:lpwstr/>
      </vt:variant>
      <vt:variant>
        <vt:lpwstr>_Toc11354</vt:lpwstr>
      </vt:variant>
      <vt:variant>
        <vt:i4>1900593</vt:i4>
      </vt:variant>
      <vt:variant>
        <vt:i4>194</vt:i4>
      </vt:variant>
      <vt:variant>
        <vt:i4>0</vt:i4>
      </vt:variant>
      <vt:variant>
        <vt:i4>5</vt:i4>
      </vt:variant>
      <vt:variant>
        <vt:lpwstr/>
      </vt:variant>
      <vt:variant>
        <vt:lpwstr>_Toc5943</vt:lpwstr>
      </vt:variant>
      <vt:variant>
        <vt:i4>1245237</vt:i4>
      </vt:variant>
      <vt:variant>
        <vt:i4>188</vt:i4>
      </vt:variant>
      <vt:variant>
        <vt:i4>0</vt:i4>
      </vt:variant>
      <vt:variant>
        <vt:i4>5</vt:i4>
      </vt:variant>
      <vt:variant>
        <vt:lpwstr/>
      </vt:variant>
      <vt:variant>
        <vt:lpwstr>_Toc11456</vt:lpwstr>
      </vt:variant>
      <vt:variant>
        <vt:i4>1507383</vt:i4>
      </vt:variant>
      <vt:variant>
        <vt:i4>182</vt:i4>
      </vt:variant>
      <vt:variant>
        <vt:i4>0</vt:i4>
      </vt:variant>
      <vt:variant>
        <vt:i4>5</vt:i4>
      </vt:variant>
      <vt:variant>
        <vt:lpwstr/>
      </vt:variant>
      <vt:variant>
        <vt:lpwstr>_Toc31410</vt:lpwstr>
      </vt:variant>
      <vt:variant>
        <vt:i4>1310771</vt:i4>
      </vt:variant>
      <vt:variant>
        <vt:i4>176</vt:i4>
      </vt:variant>
      <vt:variant>
        <vt:i4>0</vt:i4>
      </vt:variant>
      <vt:variant>
        <vt:i4>5</vt:i4>
      </vt:variant>
      <vt:variant>
        <vt:lpwstr/>
      </vt:variant>
      <vt:variant>
        <vt:lpwstr>_Toc20135</vt:lpwstr>
      </vt:variant>
      <vt:variant>
        <vt:i4>1769526</vt:i4>
      </vt:variant>
      <vt:variant>
        <vt:i4>170</vt:i4>
      </vt:variant>
      <vt:variant>
        <vt:i4>0</vt:i4>
      </vt:variant>
      <vt:variant>
        <vt:i4>5</vt:i4>
      </vt:variant>
      <vt:variant>
        <vt:lpwstr/>
      </vt:variant>
      <vt:variant>
        <vt:lpwstr>_Toc4529</vt:lpwstr>
      </vt:variant>
      <vt:variant>
        <vt:i4>1376307</vt:i4>
      </vt:variant>
      <vt:variant>
        <vt:i4>164</vt:i4>
      </vt:variant>
      <vt:variant>
        <vt:i4>0</vt:i4>
      </vt:variant>
      <vt:variant>
        <vt:i4>5</vt:i4>
      </vt:variant>
      <vt:variant>
        <vt:lpwstr/>
      </vt:variant>
      <vt:variant>
        <vt:lpwstr>_Toc20120</vt:lpwstr>
      </vt:variant>
      <vt:variant>
        <vt:i4>1310773</vt:i4>
      </vt:variant>
      <vt:variant>
        <vt:i4>158</vt:i4>
      </vt:variant>
      <vt:variant>
        <vt:i4>0</vt:i4>
      </vt:variant>
      <vt:variant>
        <vt:i4>5</vt:i4>
      </vt:variant>
      <vt:variant>
        <vt:lpwstr/>
      </vt:variant>
      <vt:variant>
        <vt:lpwstr>_Toc27746</vt:lpwstr>
      </vt:variant>
      <vt:variant>
        <vt:i4>1179702</vt:i4>
      </vt:variant>
      <vt:variant>
        <vt:i4>152</vt:i4>
      </vt:variant>
      <vt:variant>
        <vt:i4>0</vt:i4>
      </vt:variant>
      <vt:variant>
        <vt:i4>5</vt:i4>
      </vt:variant>
      <vt:variant>
        <vt:lpwstr/>
      </vt:variant>
      <vt:variant>
        <vt:lpwstr>_Toc7613</vt:lpwstr>
      </vt:variant>
      <vt:variant>
        <vt:i4>1507379</vt:i4>
      </vt:variant>
      <vt:variant>
        <vt:i4>146</vt:i4>
      </vt:variant>
      <vt:variant>
        <vt:i4>0</vt:i4>
      </vt:variant>
      <vt:variant>
        <vt:i4>5</vt:i4>
      </vt:variant>
      <vt:variant>
        <vt:lpwstr/>
      </vt:variant>
      <vt:variant>
        <vt:lpwstr>_Toc12221</vt:lpwstr>
      </vt:variant>
      <vt:variant>
        <vt:i4>1441845</vt:i4>
      </vt:variant>
      <vt:variant>
        <vt:i4>140</vt:i4>
      </vt:variant>
      <vt:variant>
        <vt:i4>0</vt:i4>
      </vt:variant>
      <vt:variant>
        <vt:i4>5</vt:i4>
      </vt:variant>
      <vt:variant>
        <vt:lpwstr/>
      </vt:variant>
      <vt:variant>
        <vt:lpwstr>_Toc22735</vt:lpwstr>
      </vt:variant>
      <vt:variant>
        <vt:i4>1114173</vt:i4>
      </vt:variant>
      <vt:variant>
        <vt:i4>134</vt:i4>
      </vt:variant>
      <vt:variant>
        <vt:i4>0</vt:i4>
      </vt:variant>
      <vt:variant>
        <vt:i4>5</vt:i4>
      </vt:variant>
      <vt:variant>
        <vt:lpwstr/>
      </vt:variant>
      <vt:variant>
        <vt:lpwstr>_Toc5680</vt:lpwstr>
      </vt:variant>
      <vt:variant>
        <vt:i4>1310772</vt:i4>
      </vt:variant>
      <vt:variant>
        <vt:i4>128</vt:i4>
      </vt:variant>
      <vt:variant>
        <vt:i4>0</vt:i4>
      </vt:variant>
      <vt:variant>
        <vt:i4>5</vt:i4>
      </vt:variant>
      <vt:variant>
        <vt:lpwstr/>
      </vt:variant>
      <vt:variant>
        <vt:lpwstr>_Toc20634</vt:lpwstr>
      </vt:variant>
      <vt:variant>
        <vt:i4>1048626</vt:i4>
      </vt:variant>
      <vt:variant>
        <vt:i4>122</vt:i4>
      </vt:variant>
      <vt:variant>
        <vt:i4>0</vt:i4>
      </vt:variant>
      <vt:variant>
        <vt:i4>5</vt:i4>
      </vt:variant>
      <vt:variant>
        <vt:lpwstr/>
      </vt:variant>
      <vt:variant>
        <vt:lpwstr>_Toc20078</vt:lpwstr>
      </vt:variant>
      <vt:variant>
        <vt:i4>1441841</vt:i4>
      </vt:variant>
      <vt:variant>
        <vt:i4>116</vt:i4>
      </vt:variant>
      <vt:variant>
        <vt:i4>0</vt:i4>
      </vt:variant>
      <vt:variant>
        <vt:i4>5</vt:i4>
      </vt:variant>
      <vt:variant>
        <vt:lpwstr/>
      </vt:variant>
      <vt:variant>
        <vt:lpwstr>_Toc8392</vt:lpwstr>
      </vt:variant>
      <vt:variant>
        <vt:i4>1572921</vt:i4>
      </vt:variant>
      <vt:variant>
        <vt:i4>110</vt:i4>
      </vt:variant>
      <vt:variant>
        <vt:i4>0</vt:i4>
      </vt:variant>
      <vt:variant>
        <vt:i4>5</vt:i4>
      </vt:variant>
      <vt:variant>
        <vt:lpwstr/>
      </vt:variant>
      <vt:variant>
        <vt:lpwstr>_Toc17889</vt:lpwstr>
      </vt:variant>
      <vt:variant>
        <vt:i4>1310772</vt:i4>
      </vt:variant>
      <vt:variant>
        <vt:i4>104</vt:i4>
      </vt:variant>
      <vt:variant>
        <vt:i4>0</vt:i4>
      </vt:variant>
      <vt:variant>
        <vt:i4>5</vt:i4>
      </vt:variant>
      <vt:variant>
        <vt:lpwstr/>
      </vt:variant>
      <vt:variant>
        <vt:lpwstr>_Toc16556</vt:lpwstr>
      </vt:variant>
      <vt:variant>
        <vt:i4>1441841</vt:i4>
      </vt:variant>
      <vt:variant>
        <vt:i4>98</vt:i4>
      </vt:variant>
      <vt:variant>
        <vt:i4>0</vt:i4>
      </vt:variant>
      <vt:variant>
        <vt:i4>5</vt:i4>
      </vt:variant>
      <vt:variant>
        <vt:lpwstr/>
      </vt:variant>
      <vt:variant>
        <vt:lpwstr>_Toc3627</vt:lpwstr>
      </vt:variant>
      <vt:variant>
        <vt:i4>2162690</vt:i4>
      </vt:variant>
      <vt:variant>
        <vt:i4>92</vt:i4>
      </vt:variant>
      <vt:variant>
        <vt:i4>0</vt:i4>
      </vt:variant>
      <vt:variant>
        <vt:i4>5</vt:i4>
      </vt:variant>
      <vt:variant>
        <vt:lpwstr/>
      </vt:variant>
      <vt:variant>
        <vt:lpwstr>_Toc264</vt:lpwstr>
      </vt:variant>
      <vt:variant>
        <vt:i4>1179707</vt:i4>
      </vt:variant>
      <vt:variant>
        <vt:i4>86</vt:i4>
      </vt:variant>
      <vt:variant>
        <vt:i4>0</vt:i4>
      </vt:variant>
      <vt:variant>
        <vt:i4>5</vt:i4>
      </vt:variant>
      <vt:variant>
        <vt:lpwstr/>
      </vt:variant>
      <vt:variant>
        <vt:lpwstr>_Toc21942</vt:lpwstr>
      </vt:variant>
      <vt:variant>
        <vt:i4>1245239</vt:i4>
      </vt:variant>
      <vt:variant>
        <vt:i4>80</vt:i4>
      </vt:variant>
      <vt:variant>
        <vt:i4>0</vt:i4>
      </vt:variant>
      <vt:variant>
        <vt:i4>5</vt:i4>
      </vt:variant>
      <vt:variant>
        <vt:lpwstr/>
      </vt:variant>
      <vt:variant>
        <vt:lpwstr>_Toc14607</vt:lpwstr>
      </vt:variant>
      <vt:variant>
        <vt:i4>1441841</vt:i4>
      </vt:variant>
      <vt:variant>
        <vt:i4>74</vt:i4>
      </vt:variant>
      <vt:variant>
        <vt:i4>0</vt:i4>
      </vt:variant>
      <vt:variant>
        <vt:i4>5</vt:i4>
      </vt:variant>
      <vt:variant>
        <vt:lpwstr/>
      </vt:variant>
      <vt:variant>
        <vt:lpwstr>_Toc19089</vt:lpwstr>
      </vt:variant>
      <vt:variant>
        <vt:i4>1441851</vt:i4>
      </vt:variant>
      <vt:variant>
        <vt:i4>68</vt:i4>
      </vt:variant>
      <vt:variant>
        <vt:i4>0</vt:i4>
      </vt:variant>
      <vt:variant>
        <vt:i4>5</vt:i4>
      </vt:variant>
      <vt:variant>
        <vt:lpwstr/>
      </vt:variant>
      <vt:variant>
        <vt:lpwstr>_Toc28992</vt:lpwstr>
      </vt:variant>
      <vt:variant>
        <vt:i4>1507381</vt:i4>
      </vt:variant>
      <vt:variant>
        <vt:i4>62</vt:i4>
      </vt:variant>
      <vt:variant>
        <vt:i4>0</vt:i4>
      </vt:variant>
      <vt:variant>
        <vt:i4>5</vt:i4>
      </vt:variant>
      <vt:variant>
        <vt:lpwstr/>
      </vt:variant>
      <vt:variant>
        <vt:lpwstr>_Toc25755</vt:lpwstr>
      </vt:variant>
      <vt:variant>
        <vt:i4>1048628</vt:i4>
      </vt:variant>
      <vt:variant>
        <vt:i4>56</vt:i4>
      </vt:variant>
      <vt:variant>
        <vt:i4>0</vt:i4>
      </vt:variant>
      <vt:variant>
        <vt:i4>5</vt:i4>
      </vt:variant>
      <vt:variant>
        <vt:lpwstr/>
      </vt:variant>
      <vt:variant>
        <vt:lpwstr>_Toc11568</vt:lpwstr>
      </vt:variant>
      <vt:variant>
        <vt:i4>2097155</vt:i4>
      </vt:variant>
      <vt:variant>
        <vt:i4>50</vt:i4>
      </vt:variant>
      <vt:variant>
        <vt:i4>0</vt:i4>
      </vt:variant>
      <vt:variant>
        <vt:i4>5</vt:i4>
      </vt:variant>
      <vt:variant>
        <vt:lpwstr/>
      </vt:variant>
      <vt:variant>
        <vt:lpwstr>_Toc374</vt:lpwstr>
      </vt:variant>
      <vt:variant>
        <vt:i4>1966134</vt:i4>
      </vt:variant>
      <vt:variant>
        <vt:i4>44</vt:i4>
      </vt:variant>
      <vt:variant>
        <vt:i4>0</vt:i4>
      </vt:variant>
      <vt:variant>
        <vt:i4>5</vt:i4>
      </vt:variant>
      <vt:variant>
        <vt:lpwstr/>
      </vt:variant>
      <vt:variant>
        <vt:lpwstr>_Toc31588</vt:lpwstr>
      </vt:variant>
      <vt:variant>
        <vt:i4>1245238</vt:i4>
      </vt:variant>
      <vt:variant>
        <vt:i4>38</vt:i4>
      </vt:variant>
      <vt:variant>
        <vt:i4>0</vt:i4>
      </vt:variant>
      <vt:variant>
        <vt:i4>5</vt:i4>
      </vt:variant>
      <vt:variant>
        <vt:lpwstr/>
      </vt:variant>
      <vt:variant>
        <vt:lpwstr>_Toc4024</vt:lpwstr>
      </vt:variant>
      <vt:variant>
        <vt:i4>1376304</vt:i4>
      </vt:variant>
      <vt:variant>
        <vt:i4>32</vt:i4>
      </vt:variant>
      <vt:variant>
        <vt:i4>0</vt:i4>
      </vt:variant>
      <vt:variant>
        <vt:i4>5</vt:i4>
      </vt:variant>
      <vt:variant>
        <vt:lpwstr/>
      </vt:variant>
      <vt:variant>
        <vt:lpwstr>_Toc22205</vt:lpwstr>
      </vt:variant>
      <vt:variant>
        <vt:i4>1114162</vt:i4>
      </vt:variant>
      <vt:variant>
        <vt:i4>26</vt:i4>
      </vt:variant>
      <vt:variant>
        <vt:i4>0</vt:i4>
      </vt:variant>
      <vt:variant>
        <vt:i4>5</vt:i4>
      </vt:variant>
      <vt:variant>
        <vt:lpwstr/>
      </vt:variant>
      <vt:variant>
        <vt:lpwstr>_Toc4167</vt:lpwstr>
      </vt:variant>
      <vt:variant>
        <vt:i4>1048624</vt:i4>
      </vt:variant>
      <vt:variant>
        <vt:i4>20</vt:i4>
      </vt:variant>
      <vt:variant>
        <vt:i4>0</vt:i4>
      </vt:variant>
      <vt:variant>
        <vt:i4>5</vt:i4>
      </vt:variant>
      <vt:variant>
        <vt:lpwstr/>
      </vt:variant>
      <vt:variant>
        <vt:lpwstr>_Toc14131</vt:lpwstr>
      </vt:variant>
      <vt:variant>
        <vt:i4>1638450</vt:i4>
      </vt:variant>
      <vt:variant>
        <vt:i4>14</vt:i4>
      </vt:variant>
      <vt:variant>
        <vt:i4>0</vt:i4>
      </vt:variant>
      <vt:variant>
        <vt:i4>5</vt:i4>
      </vt:variant>
      <vt:variant>
        <vt:lpwstr/>
      </vt:variant>
      <vt:variant>
        <vt:lpwstr>_Toc17395</vt:lpwstr>
      </vt:variant>
      <vt:variant>
        <vt:i4>1310772</vt:i4>
      </vt:variant>
      <vt:variant>
        <vt:i4>8</vt:i4>
      </vt:variant>
      <vt:variant>
        <vt:i4>0</vt:i4>
      </vt:variant>
      <vt:variant>
        <vt:i4>5</vt:i4>
      </vt:variant>
      <vt:variant>
        <vt:lpwstr/>
      </vt:variant>
      <vt:variant>
        <vt:lpwstr>_Toc32717</vt:lpwstr>
      </vt:variant>
      <vt:variant>
        <vt:i4>1376308</vt:i4>
      </vt:variant>
      <vt:variant>
        <vt:i4>2</vt:i4>
      </vt:variant>
      <vt:variant>
        <vt:i4>0</vt:i4>
      </vt:variant>
      <vt:variant>
        <vt:i4>5</vt:i4>
      </vt:variant>
      <vt:variant>
        <vt:lpwstr/>
      </vt:variant>
      <vt:variant>
        <vt:lpwstr>_Toc16545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本课题所涉及的内容国内(外)研究现状综述</dc:title>
  <dc:subject/>
  <dc:creator>Administrator</dc:creator>
  <cp:keywords/>
  <dc:description/>
  <cp:lastModifiedBy>Sky123.Org</cp:lastModifiedBy>
  <cp:revision>6</cp:revision>
  <dcterms:created xsi:type="dcterms:W3CDTF">2012-06-06T01:30:00Z</dcterms:created>
  <dcterms:modified xsi:type="dcterms:W3CDTF">2014-06-03T17:09:00Z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